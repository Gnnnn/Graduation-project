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9074D" w:rsidRPr="00C73B4F">
        <w:rPr>
          <w:rFonts w:eastAsia="华文楷体" w:hint="eastAsia"/>
          <w:b/>
          <w:position w:val="-6"/>
          <w:sz w:val="36"/>
          <w:u w:val="single"/>
        </w:rPr>
        <w:t>面向</w:t>
      </w:r>
      <w:r w:rsidR="00A86CE0">
        <w:rPr>
          <w:rFonts w:eastAsia="华文楷体" w:hint="eastAsia"/>
          <w:b/>
          <w:position w:val="-6"/>
          <w:sz w:val="36"/>
          <w:u w:val="single"/>
        </w:rPr>
        <w:t>食</w:t>
      </w:r>
      <w:r w:rsidR="00840509">
        <w:rPr>
          <w:rFonts w:eastAsia="华文楷体" w:hint="eastAsia"/>
          <w:b/>
          <w:position w:val="-6"/>
          <w:sz w:val="36"/>
          <w:u w:val="single"/>
        </w:rPr>
        <w:t>品</w:t>
      </w:r>
      <w:r w:rsidR="0075078B">
        <w:rPr>
          <w:rFonts w:eastAsia="华文楷体" w:hint="eastAsia"/>
          <w:b/>
          <w:position w:val="-6"/>
          <w:sz w:val="36"/>
          <w:u w:val="single"/>
        </w:rPr>
        <w:t>领域的数据分析和存储</w:t>
      </w:r>
    </w:p>
    <w:p w:rsidR="00776DA1" w:rsidRPr="00C73B4F"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F6F04" w:rsidP="00DF6F04">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316D2B"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4684400" w:history="1">
        <w:r w:rsidR="00316D2B" w:rsidRPr="00DF6974">
          <w:rPr>
            <w:rStyle w:val="aa"/>
            <w:rFonts w:hint="eastAsia"/>
            <w:noProof/>
          </w:rPr>
          <w:t>摘要</w:t>
        </w:r>
        <w:r w:rsidR="00316D2B">
          <w:rPr>
            <w:noProof/>
            <w:webHidden/>
          </w:rPr>
          <w:tab/>
        </w:r>
        <w:r w:rsidR="00316D2B">
          <w:rPr>
            <w:noProof/>
            <w:webHidden/>
          </w:rPr>
          <w:fldChar w:fldCharType="begin"/>
        </w:r>
        <w:r w:rsidR="00316D2B">
          <w:rPr>
            <w:noProof/>
            <w:webHidden/>
          </w:rPr>
          <w:instrText xml:space="preserve"> PAGEREF _Toc514684400 \h </w:instrText>
        </w:r>
        <w:r w:rsidR="00316D2B">
          <w:rPr>
            <w:noProof/>
            <w:webHidden/>
          </w:rPr>
        </w:r>
        <w:r w:rsidR="00316D2B">
          <w:rPr>
            <w:noProof/>
            <w:webHidden/>
          </w:rPr>
          <w:fldChar w:fldCharType="separate"/>
        </w:r>
        <w:r w:rsidR="00316D2B">
          <w:rPr>
            <w:noProof/>
            <w:webHidden/>
          </w:rPr>
          <w:t>III</w:t>
        </w:r>
        <w:r w:rsidR="00316D2B">
          <w:rPr>
            <w:noProof/>
            <w:webHidden/>
          </w:rPr>
          <w:fldChar w:fldCharType="end"/>
        </w:r>
      </w:hyperlink>
    </w:p>
    <w:p w:rsidR="00316D2B" w:rsidRDefault="00DE19D3">
      <w:pPr>
        <w:pStyle w:val="11"/>
        <w:tabs>
          <w:tab w:val="right" w:leader="dot" w:pos="8381"/>
        </w:tabs>
        <w:rPr>
          <w:rFonts w:asciiTheme="minorHAnsi" w:eastAsiaTheme="minorEastAsia" w:hAnsiTheme="minorHAnsi" w:cstheme="minorBidi"/>
          <w:noProof/>
          <w:sz w:val="21"/>
          <w:szCs w:val="22"/>
        </w:rPr>
      </w:pPr>
      <w:hyperlink w:anchor="_Toc514684401" w:history="1">
        <w:r w:rsidR="00316D2B" w:rsidRPr="00DF6974">
          <w:rPr>
            <w:rStyle w:val="aa"/>
            <w:noProof/>
          </w:rPr>
          <w:t>ABSTRACT</w:t>
        </w:r>
        <w:r w:rsidR="00316D2B">
          <w:rPr>
            <w:noProof/>
            <w:webHidden/>
          </w:rPr>
          <w:tab/>
        </w:r>
        <w:r w:rsidR="00316D2B">
          <w:rPr>
            <w:noProof/>
            <w:webHidden/>
          </w:rPr>
          <w:fldChar w:fldCharType="begin"/>
        </w:r>
        <w:r w:rsidR="00316D2B">
          <w:rPr>
            <w:noProof/>
            <w:webHidden/>
          </w:rPr>
          <w:instrText xml:space="preserve"> PAGEREF _Toc514684401 \h </w:instrText>
        </w:r>
        <w:r w:rsidR="00316D2B">
          <w:rPr>
            <w:noProof/>
            <w:webHidden/>
          </w:rPr>
        </w:r>
        <w:r w:rsidR="00316D2B">
          <w:rPr>
            <w:noProof/>
            <w:webHidden/>
          </w:rPr>
          <w:fldChar w:fldCharType="separate"/>
        </w:r>
        <w:r w:rsidR="00316D2B">
          <w:rPr>
            <w:noProof/>
            <w:webHidden/>
          </w:rPr>
          <w:t>IV</w:t>
        </w:r>
        <w:r w:rsidR="00316D2B">
          <w:rPr>
            <w:noProof/>
            <w:webHidden/>
          </w:rPr>
          <w:fldChar w:fldCharType="end"/>
        </w:r>
      </w:hyperlink>
    </w:p>
    <w:p w:rsidR="00316D2B" w:rsidRDefault="00DE19D3">
      <w:pPr>
        <w:pStyle w:val="11"/>
        <w:tabs>
          <w:tab w:val="right" w:leader="dot" w:pos="8381"/>
        </w:tabs>
        <w:rPr>
          <w:rFonts w:asciiTheme="minorHAnsi" w:eastAsiaTheme="minorEastAsia" w:hAnsiTheme="minorHAnsi" w:cstheme="minorBidi"/>
          <w:noProof/>
          <w:sz w:val="21"/>
          <w:szCs w:val="22"/>
        </w:rPr>
      </w:pPr>
      <w:hyperlink w:anchor="_Toc514684402" w:history="1">
        <w:r w:rsidR="00316D2B" w:rsidRPr="00DF6974">
          <w:rPr>
            <w:rStyle w:val="aa"/>
            <w:rFonts w:hint="eastAsia"/>
            <w:noProof/>
          </w:rPr>
          <w:t>第</w:t>
        </w:r>
        <w:r w:rsidR="00316D2B" w:rsidRPr="00DF6974">
          <w:rPr>
            <w:rStyle w:val="aa"/>
            <w:rFonts w:hint="eastAsia"/>
            <w:noProof/>
          </w:rPr>
          <w:t>1</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绪论</w:t>
        </w:r>
        <w:r w:rsidR="00316D2B">
          <w:rPr>
            <w:noProof/>
            <w:webHidden/>
          </w:rPr>
          <w:tab/>
        </w:r>
        <w:r w:rsidR="00316D2B">
          <w:rPr>
            <w:noProof/>
            <w:webHidden/>
          </w:rPr>
          <w:fldChar w:fldCharType="begin"/>
        </w:r>
        <w:r w:rsidR="00316D2B">
          <w:rPr>
            <w:noProof/>
            <w:webHidden/>
          </w:rPr>
          <w:instrText xml:space="preserve"> PAGEREF _Toc514684402 \h </w:instrText>
        </w:r>
        <w:r w:rsidR="00316D2B">
          <w:rPr>
            <w:noProof/>
            <w:webHidden/>
          </w:rPr>
        </w:r>
        <w:r w:rsidR="00316D2B">
          <w:rPr>
            <w:noProof/>
            <w:webHidden/>
          </w:rPr>
          <w:fldChar w:fldCharType="separate"/>
        </w:r>
        <w:r w:rsidR="00316D2B">
          <w:rPr>
            <w:noProof/>
            <w:webHidden/>
          </w:rPr>
          <w:t>1</w:t>
        </w:r>
        <w:r w:rsidR="00316D2B">
          <w:rPr>
            <w:noProof/>
            <w:webHidden/>
          </w:rPr>
          <w:fldChar w:fldCharType="end"/>
        </w:r>
      </w:hyperlink>
    </w:p>
    <w:p w:rsidR="00316D2B" w:rsidRDefault="00DE19D3">
      <w:pPr>
        <w:pStyle w:val="20"/>
        <w:rPr>
          <w:rFonts w:asciiTheme="minorHAnsi" w:eastAsiaTheme="minorEastAsia" w:hAnsiTheme="minorHAnsi" w:cstheme="minorBidi"/>
          <w:szCs w:val="22"/>
        </w:rPr>
      </w:pPr>
      <w:hyperlink w:anchor="_Toc514684403" w:history="1">
        <w:r w:rsidR="00316D2B" w:rsidRPr="00DF6974">
          <w:rPr>
            <w:rStyle w:val="aa"/>
          </w:rPr>
          <w:t>§1.1</w:t>
        </w:r>
        <w:r w:rsidR="00316D2B" w:rsidRPr="00DF6974">
          <w:rPr>
            <w:rStyle w:val="aa"/>
            <w:rFonts w:hint="eastAsia"/>
          </w:rPr>
          <w:t xml:space="preserve"> </w:t>
        </w:r>
        <w:r w:rsidR="00316D2B" w:rsidRPr="00DF6974">
          <w:rPr>
            <w:rStyle w:val="aa"/>
            <w:rFonts w:hint="eastAsia"/>
          </w:rPr>
          <w:t>数据分析和存储的背景及意义</w:t>
        </w:r>
        <w:r w:rsidR="00316D2B">
          <w:rPr>
            <w:webHidden/>
          </w:rPr>
          <w:tab/>
        </w:r>
        <w:r w:rsidR="00316D2B">
          <w:rPr>
            <w:webHidden/>
          </w:rPr>
          <w:fldChar w:fldCharType="begin"/>
        </w:r>
        <w:r w:rsidR="00316D2B">
          <w:rPr>
            <w:webHidden/>
          </w:rPr>
          <w:instrText xml:space="preserve"> PAGEREF _Toc514684403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04" w:history="1">
        <w:r w:rsidR="00316D2B" w:rsidRPr="00DF6974">
          <w:rPr>
            <w:rStyle w:val="aa"/>
          </w:rPr>
          <w:t>§1.2</w:t>
        </w:r>
        <w:r w:rsidR="00316D2B" w:rsidRPr="00DF6974">
          <w:rPr>
            <w:rStyle w:val="aa"/>
            <w:rFonts w:hint="eastAsia"/>
          </w:rPr>
          <w:t xml:space="preserve"> </w:t>
        </w:r>
        <w:r w:rsidR="00316D2B" w:rsidRPr="00DF6974">
          <w:rPr>
            <w:rStyle w:val="aa"/>
            <w:rFonts w:hint="eastAsia"/>
          </w:rPr>
          <w:t>数据领域现状及存在的问题</w:t>
        </w:r>
        <w:r w:rsidR="00316D2B">
          <w:rPr>
            <w:webHidden/>
          </w:rPr>
          <w:tab/>
        </w:r>
        <w:r w:rsidR="00316D2B">
          <w:rPr>
            <w:webHidden/>
          </w:rPr>
          <w:fldChar w:fldCharType="begin"/>
        </w:r>
        <w:r w:rsidR="00316D2B">
          <w:rPr>
            <w:webHidden/>
          </w:rPr>
          <w:instrText xml:space="preserve"> PAGEREF _Toc514684404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05" w:history="1">
        <w:r w:rsidR="00316D2B" w:rsidRPr="00DF6974">
          <w:rPr>
            <w:rStyle w:val="aa"/>
          </w:rPr>
          <w:t>§1.2.1</w:t>
        </w:r>
        <w:r w:rsidR="00316D2B" w:rsidRPr="00DF6974">
          <w:rPr>
            <w:rStyle w:val="aa"/>
            <w:rFonts w:hint="eastAsia"/>
          </w:rPr>
          <w:t xml:space="preserve"> </w:t>
        </w:r>
        <w:r w:rsidR="00316D2B" w:rsidRPr="00DF6974">
          <w:rPr>
            <w:rStyle w:val="aa"/>
            <w:rFonts w:hint="eastAsia"/>
          </w:rPr>
          <w:t>数据分析的现状和存在的问题</w:t>
        </w:r>
        <w:r w:rsidR="00316D2B">
          <w:rPr>
            <w:webHidden/>
          </w:rPr>
          <w:tab/>
        </w:r>
        <w:r w:rsidR="00316D2B">
          <w:rPr>
            <w:webHidden/>
          </w:rPr>
          <w:fldChar w:fldCharType="begin"/>
        </w:r>
        <w:r w:rsidR="00316D2B">
          <w:rPr>
            <w:webHidden/>
          </w:rPr>
          <w:instrText xml:space="preserve"> PAGEREF _Toc514684405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06" w:history="1">
        <w:r w:rsidR="00316D2B" w:rsidRPr="00DF6974">
          <w:rPr>
            <w:rStyle w:val="aa"/>
          </w:rPr>
          <w:t>§1.2.2</w:t>
        </w:r>
        <w:r w:rsidR="00316D2B" w:rsidRPr="00DF6974">
          <w:rPr>
            <w:rStyle w:val="aa"/>
            <w:rFonts w:hint="eastAsia"/>
          </w:rPr>
          <w:t xml:space="preserve"> </w:t>
        </w:r>
        <w:r w:rsidR="00316D2B" w:rsidRPr="00DF6974">
          <w:rPr>
            <w:rStyle w:val="aa"/>
            <w:rFonts w:hint="eastAsia"/>
          </w:rPr>
          <w:t>数据存储的现状和存在的问题</w:t>
        </w:r>
        <w:r w:rsidR="00316D2B">
          <w:rPr>
            <w:webHidden/>
          </w:rPr>
          <w:tab/>
        </w:r>
        <w:r w:rsidR="00316D2B">
          <w:rPr>
            <w:webHidden/>
          </w:rPr>
          <w:fldChar w:fldCharType="begin"/>
        </w:r>
        <w:r w:rsidR="00316D2B">
          <w:rPr>
            <w:webHidden/>
          </w:rPr>
          <w:instrText xml:space="preserve"> PAGEREF _Toc514684406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07" w:history="1">
        <w:r w:rsidR="00316D2B" w:rsidRPr="00DF6974">
          <w:rPr>
            <w:rStyle w:val="aa"/>
          </w:rPr>
          <w:t>§1.3</w:t>
        </w:r>
        <w:r w:rsidR="00316D2B" w:rsidRPr="00DF6974">
          <w:rPr>
            <w:rStyle w:val="aa"/>
            <w:rFonts w:hint="eastAsia"/>
          </w:rPr>
          <w:t xml:space="preserve"> </w:t>
        </w:r>
        <w:r w:rsidR="00316D2B" w:rsidRPr="00DF6974">
          <w:rPr>
            <w:rStyle w:val="aa"/>
            <w:rFonts w:hint="eastAsia"/>
          </w:rPr>
          <w:t>本文研究内容及目标</w:t>
        </w:r>
        <w:r w:rsidR="00316D2B">
          <w:rPr>
            <w:webHidden/>
          </w:rPr>
          <w:tab/>
        </w:r>
        <w:r w:rsidR="00316D2B">
          <w:rPr>
            <w:webHidden/>
          </w:rPr>
          <w:fldChar w:fldCharType="begin"/>
        </w:r>
        <w:r w:rsidR="00316D2B">
          <w:rPr>
            <w:webHidden/>
          </w:rPr>
          <w:instrText xml:space="preserve"> PAGEREF _Toc514684407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08" w:history="1">
        <w:r w:rsidR="00316D2B" w:rsidRPr="00DF6974">
          <w:rPr>
            <w:rStyle w:val="aa"/>
          </w:rPr>
          <w:t>§1.3.1</w:t>
        </w:r>
        <w:r w:rsidR="00316D2B" w:rsidRPr="00DF6974">
          <w:rPr>
            <w:rStyle w:val="aa"/>
            <w:rFonts w:hint="eastAsia"/>
          </w:rPr>
          <w:t xml:space="preserve"> </w:t>
        </w:r>
        <w:r w:rsidR="00316D2B" w:rsidRPr="00DF6974">
          <w:rPr>
            <w:rStyle w:val="aa"/>
            <w:rFonts w:hint="eastAsia"/>
          </w:rPr>
          <w:t>研究背景</w:t>
        </w:r>
        <w:r w:rsidR="00316D2B">
          <w:rPr>
            <w:webHidden/>
          </w:rPr>
          <w:tab/>
        </w:r>
        <w:r w:rsidR="00316D2B">
          <w:rPr>
            <w:webHidden/>
          </w:rPr>
          <w:fldChar w:fldCharType="begin"/>
        </w:r>
        <w:r w:rsidR="00316D2B">
          <w:rPr>
            <w:webHidden/>
          </w:rPr>
          <w:instrText xml:space="preserve"> PAGEREF _Toc514684408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09" w:history="1">
        <w:r w:rsidR="00316D2B" w:rsidRPr="00DF6974">
          <w:rPr>
            <w:rStyle w:val="aa"/>
          </w:rPr>
          <w:t>§1.3.2</w:t>
        </w:r>
        <w:r w:rsidR="00316D2B" w:rsidRPr="00DF6974">
          <w:rPr>
            <w:rStyle w:val="aa"/>
            <w:rFonts w:hint="eastAsia"/>
          </w:rPr>
          <w:t xml:space="preserve"> </w:t>
        </w:r>
        <w:r w:rsidR="00316D2B" w:rsidRPr="00DF6974">
          <w:rPr>
            <w:rStyle w:val="aa"/>
            <w:rFonts w:hint="eastAsia"/>
          </w:rPr>
          <w:t>研究内容和目标</w:t>
        </w:r>
        <w:r w:rsidR="00316D2B">
          <w:rPr>
            <w:webHidden/>
          </w:rPr>
          <w:tab/>
        </w:r>
        <w:r w:rsidR="00316D2B">
          <w:rPr>
            <w:webHidden/>
          </w:rPr>
          <w:fldChar w:fldCharType="begin"/>
        </w:r>
        <w:r w:rsidR="00316D2B">
          <w:rPr>
            <w:webHidden/>
          </w:rPr>
          <w:instrText xml:space="preserve"> PAGEREF _Toc514684409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10" w:history="1">
        <w:r w:rsidR="00316D2B" w:rsidRPr="00DF6974">
          <w:rPr>
            <w:rStyle w:val="aa"/>
          </w:rPr>
          <w:t>§1.4</w:t>
        </w:r>
        <w:r w:rsidR="00316D2B" w:rsidRPr="00DF6974">
          <w:rPr>
            <w:rStyle w:val="aa"/>
            <w:rFonts w:hint="eastAsia"/>
          </w:rPr>
          <w:t xml:space="preserve"> </w:t>
        </w:r>
        <w:r w:rsidR="00316D2B" w:rsidRPr="00DF6974">
          <w:rPr>
            <w:rStyle w:val="aa"/>
            <w:rFonts w:hint="eastAsia"/>
          </w:rPr>
          <w:t>本文组织结构</w:t>
        </w:r>
        <w:r w:rsidR="00316D2B">
          <w:rPr>
            <w:webHidden/>
          </w:rPr>
          <w:tab/>
        </w:r>
        <w:r w:rsidR="00316D2B">
          <w:rPr>
            <w:webHidden/>
          </w:rPr>
          <w:fldChar w:fldCharType="begin"/>
        </w:r>
        <w:r w:rsidR="00316D2B">
          <w:rPr>
            <w:webHidden/>
          </w:rPr>
          <w:instrText xml:space="preserve"> PAGEREF _Toc514684410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DE19D3">
      <w:pPr>
        <w:pStyle w:val="11"/>
        <w:tabs>
          <w:tab w:val="right" w:leader="dot" w:pos="8381"/>
        </w:tabs>
        <w:rPr>
          <w:rFonts w:asciiTheme="minorHAnsi" w:eastAsiaTheme="minorEastAsia" w:hAnsiTheme="minorHAnsi" w:cstheme="minorBidi"/>
          <w:noProof/>
          <w:sz w:val="21"/>
          <w:szCs w:val="22"/>
        </w:rPr>
      </w:pPr>
      <w:hyperlink w:anchor="_Toc514684411" w:history="1">
        <w:r w:rsidR="00316D2B" w:rsidRPr="00DF6974">
          <w:rPr>
            <w:rStyle w:val="aa"/>
            <w:rFonts w:hint="eastAsia"/>
            <w:noProof/>
          </w:rPr>
          <w:t>第</w:t>
        </w:r>
        <w:r w:rsidR="00316D2B" w:rsidRPr="00DF6974">
          <w:rPr>
            <w:rStyle w:val="aa"/>
            <w:rFonts w:hint="eastAsia"/>
            <w:noProof/>
          </w:rPr>
          <w:t>2</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数据分析</w:t>
        </w:r>
        <w:r w:rsidR="00316D2B">
          <w:rPr>
            <w:noProof/>
            <w:webHidden/>
          </w:rPr>
          <w:tab/>
        </w:r>
        <w:r w:rsidR="00316D2B">
          <w:rPr>
            <w:noProof/>
            <w:webHidden/>
          </w:rPr>
          <w:fldChar w:fldCharType="begin"/>
        </w:r>
        <w:r w:rsidR="00316D2B">
          <w:rPr>
            <w:noProof/>
            <w:webHidden/>
          </w:rPr>
          <w:instrText xml:space="preserve"> PAGEREF _Toc514684411 \h </w:instrText>
        </w:r>
        <w:r w:rsidR="00316D2B">
          <w:rPr>
            <w:noProof/>
            <w:webHidden/>
          </w:rPr>
        </w:r>
        <w:r w:rsidR="00316D2B">
          <w:rPr>
            <w:noProof/>
            <w:webHidden/>
          </w:rPr>
          <w:fldChar w:fldCharType="separate"/>
        </w:r>
        <w:r w:rsidR="00316D2B">
          <w:rPr>
            <w:noProof/>
            <w:webHidden/>
          </w:rPr>
          <w:t>3</w:t>
        </w:r>
        <w:r w:rsidR="00316D2B">
          <w:rPr>
            <w:noProof/>
            <w:webHidden/>
          </w:rPr>
          <w:fldChar w:fldCharType="end"/>
        </w:r>
      </w:hyperlink>
    </w:p>
    <w:p w:rsidR="00316D2B" w:rsidRDefault="00DE19D3">
      <w:pPr>
        <w:pStyle w:val="20"/>
        <w:rPr>
          <w:rFonts w:asciiTheme="minorHAnsi" w:eastAsiaTheme="minorEastAsia" w:hAnsiTheme="minorHAnsi" w:cstheme="minorBidi"/>
          <w:szCs w:val="22"/>
        </w:rPr>
      </w:pPr>
      <w:hyperlink w:anchor="_Toc514684412" w:history="1">
        <w:r w:rsidR="00316D2B" w:rsidRPr="00DF6974">
          <w:rPr>
            <w:rStyle w:val="aa"/>
          </w:rPr>
          <w:t>§2.1</w:t>
        </w:r>
        <w:r w:rsidR="00316D2B" w:rsidRPr="00DF6974">
          <w:rPr>
            <w:rStyle w:val="aa"/>
            <w:rFonts w:hint="eastAsia"/>
          </w:rPr>
          <w:t xml:space="preserve"> </w:t>
        </w:r>
        <w:r w:rsidR="00316D2B" w:rsidRPr="00DF6974">
          <w:rPr>
            <w:rStyle w:val="aa"/>
            <w:rFonts w:hint="eastAsia"/>
          </w:rPr>
          <w:t>数据分析概述</w:t>
        </w:r>
        <w:r w:rsidR="00316D2B">
          <w:rPr>
            <w:webHidden/>
          </w:rPr>
          <w:tab/>
        </w:r>
        <w:r w:rsidR="00316D2B">
          <w:rPr>
            <w:webHidden/>
          </w:rPr>
          <w:fldChar w:fldCharType="begin"/>
        </w:r>
        <w:r w:rsidR="00316D2B">
          <w:rPr>
            <w:webHidden/>
          </w:rPr>
          <w:instrText xml:space="preserve"> PAGEREF _Toc514684412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13" w:history="1">
        <w:r w:rsidR="00316D2B" w:rsidRPr="00DF6974">
          <w:rPr>
            <w:rStyle w:val="aa"/>
          </w:rPr>
          <w:t>§2.2</w:t>
        </w:r>
        <w:r w:rsidR="00316D2B" w:rsidRPr="00DF6974">
          <w:rPr>
            <w:rStyle w:val="aa"/>
            <w:rFonts w:hint="eastAsia"/>
          </w:rPr>
          <w:t xml:space="preserve"> </w:t>
        </w:r>
        <w:r w:rsidR="00316D2B" w:rsidRPr="00DF6974">
          <w:rPr>
            <w:rStyle w:val="aa"/>
            <w:rFonts w:hint="eastAsia"/>
          </w:rPr>
          <w:t>针对不同类型数据的分析方法</w:t>
        </w:r>
        <w:r w:rsidR="00316D2B">
          <w:rPr>
            <w:webHidden/>
          </w:rPr>
          <w:tab/>
        </w:r>
        <w:r w:rsidR="00316D2B">
          <w:rPr>
            <w:webHidden/>
          </w:rPr>
          <w:fldChar w:fldCharType="begin"/>
        </w:r>
        <w:r w:rsidR="00316D2B">
          <w:rPr>
            <w:webHidden/>
          </w:rPr>
          <w:instrText xml:space="preserve"> PAGEREF _Toc514684413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14" w:history="1">
        <w:r w:rsidR="00316D2B" w:rsidRPr="00DF6974">
          <w:rPr>
            <w:rStyle w:val="aa"/>
          </w:rPr>
          <w:t>§2.2.1 Excel</w:t>
        </w:r>
        <w:r w:rsidR="00316D2B" w:rsidRPr="00DF6974">
          <w:rPr>
            <w:rStyle w:val="aa"/>
            <w:rFonts w:hint="eastAsia"/>
          </w:rPr>
          <w:t>和</w:t>
        </w:r>
        <w:r w:rsidR="00316D2B" w:rsidRPr="00DF6974">
          <w:rPr>
            <w:rStyle w:val="aa"/>
          </w:rPr>
          <w:t>txt</w:t>
        </w:r>
        <w:r w:rsidR="00316D2B" w:rsidRPr="00DF6974">
          <w:rPr>
            <w:rStyle w:val="aa"/>
            <w:rFonts w:hint="eastAsia"/>
          </w:rPr>
          <w:t>数据</w:t>
        </w:r>
        <w:r w:rsidR="00316D2B">
          <w:rPr>
            <w:webHidden/>
          </w:rPr>
          <w:tab/>
        </w:r>
        <w:r w:rsidR="00316D2B">
          <w:rPr>
            <w:webHidden/>
          </w:rPr>
          <w:fldChar w:fldCharType="begin"/>
        </w:r>
        <w:r w:rsidR="00316D2B">
          <w:rPr>
            <w:webHidden/>
          </w:rPr>
          <w:instrText xml:space="preserve"> PAGEREF _Toc514684414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15" w:history="1">
        <w:r w:rsidR="00316D2B" w:rsidRPr="00DF6974">
          <w:rPr>
            <w:rStyle w:val="aa"/>
          </w:rPr>
          <w:t>§2.2.2 XML</w:t>
        </w:r>
        <w:r w:rsidR="00316D2B" w:rsidRPr="00DF6974">
          <w:rPr>
            <w:rStyle w:val="aa"/>
            <w:rFonts w:hint="eastAsia"/>
          </w:rPr>
          <w:t>和</w:t>
        </w:r>
        <w:r w:rsidR="00316D2B" w:rsidRPr="00DF6974">
          <w:rPr>
            <w:rStyle w:val="aa"/>
          </w:rPr>
          <w:t>json</w:t>
        </w:r>
        <w:r w:rsidR="00316D2B" w:rsidRPr="00DF6974">
          <w:rPr>
            <w:rStyle w:val="aa"/>
            <w:rFonts w:hint="eastAsia"/>
          </w:rPr>
          <w:t>格式</w:t>
        </w:r>
        <w:r w:rsidR="00316D2B">
          <w:rPr>
            <w:webHidden/>
          </w:rPr>
          <w:tab/>
        </w:r>
        <w:r w:rsidR="00316D2B">
          <w:rPr>
            <w:webHidden/>
          </w:rPr>
          <w:fldChar w:fldCharType="begin"/>
        </w:r>
        <w:r w:rsidR="00316D2B">
          <w:rPr>
            <w:webHidden/>
          </w:rPr>
          <w:instrText xml:space="preserve"> PAGEREF _Toc514684415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16" w:history="1">
        <w:r w:rsidR="00316D2B" w:rsidRPr="00DF6974">
          <w:rPr>
            <w:rStyle w:val="aa"/>
          </w:rPr>
          <w:t>§2.2.3 Excel</w:t>
        </w:r>
        <w:r w:rsidR="00316D2B" w:rsidRPr="00DF6974">
          <w:rPr>
            <w:rStyle w:val="aa"/>
            <w:rFonts w:hint="eastAsia"/>
          </w:rPr>
          <w:t>（</w:t>
        </w:r>
        <w:r w:rsidR="00316D2B" w:rsidRPr="00DF6974">
          <w:rPr>
            <w:rStyle w:val="aa"/>
          </w:rPr>
          <w:t>txt</w:t>
        </w:r>
        <w:r w:rsidR="00316D2B" w:rsidRPr="00DF6974">
          <w:rPr>
            <w:rStyle w:val="aa"/>
            <w:rFonts w:hint="eastAsia"/>
          </w:rPr>
          <w:t>）格式转</w:t>
        </w:r>
        <w:r w:rsidR="00316D2B" w:rsidRPr="00DF6974">
          <w:rPr>
            <w:rStyle w:val="aa"/>
          </w:rPr>
          <w:t>XML</w:t>
        </w:r>
        <w:r w:rsidR="00316D2B" w:rsidRPr="00DF6974">
          <w:rPr>
            <w:rStyle w:val="aa"/>
            <w:rFonts w:hint="eastAsia"/>
          </w:rPr>
          <w:t>（</w:t>
        </w:r>
        <w:r w:rsidR="00316D2B" w:rsidRPr="00DF6974">
          <w:rPr>
            <w:rStyle w:val="aa"/>
          </w:rPr>
          <w:t>json</w:t>
        </w:r>
        <w:r w:rsidR="00316D2B" w:rsidRPr="00DF6974">
          <w:rPr>
            <w:rStyle w:val="aa"/>
            <w:rFonts w:hint="eastAsia"/>
          </w:rPr>
          <w:t>）</w:t>
        </w:r>
        <w:r w:rsidR="00316D2B">
          <w:rPr>
            <w:webHidden/>
          </w:rPr>
          <w:tab/>
        </w:r>
        <w:r w:rsidR="00316D2B">
          <w:rPr>
            <w:webHidden/>
          </w:rPr>
          <w:fldChar w:fldCharType="begin"/>
        </w:r>
        <w:r w:rsidR="00316D2B">
          <w:rPr>
            <w:webHidden/>
          </w:rPr>
          <w:instrText xml:space="preserve"> PAGEREF _Toc514684416 \h </w:instrText>
        </w:r>
        <w:r w:rsidR="00316D2B">
          <w:rPr>
            <w:webHidden/>
          </w:rPr>
        </w:r>
        <w:r w:rsidR="00316D2B">
          <w:rPr>
            <w:webHidden/>
          </w:rPr>
          <w:fldChar w:fldCharType="separate"/>
        </w:r>
        <w:r w:rsidR="00316D2B">
          <w:rPr>
            <w:webHidden/>
          </w:rPr>
          <w:t>4</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17" w:history="1">
        <w:r w:rsidR="00316D2B" w:rsidRPr="00DF6974">
          <w:rPr>
            <w:rStyle w:val="aa"/>
          </w:rPr>
          <w:t>§2.3</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_Toc514684417 \h </w:instrText>
        </w:r>
        <w:r w:rsidR="00316D2B">
          <w:rPr>
            <w:webHidden/>
          </w:rPr>
        </w:r>
        <w:r w:rsidR="00316D2B">
          <w:rPr>
            <w:webHidden/>
          </w:rPr>
          <w:fldChar w:fldCharType="separate"/>
        </w:r>
        <w:r w:rsidR="00316D2B">
          <w:rPr>
            <w:webHidden/>
          </w:rPr>
          <w:t>6</w:t>
        </w:r>
        <w:r w:rsidR="00316D2B">
          <w:rPr>
            <w:webHidden/>
          </w:rPr>
          <w:fldChar w:fldCharType="end"/>
        </w:r>
      </w:hyperlink>
    </w:p>
    <w:p w:rsidR="00316D2B" w:rsidRDefault="00DE19D3">
      <w:pPr>
        <w:pStyle w:val="11"/>
        <w:tabs>
          <w:tab w:val="right" w:leader="dot" w:pos="8381"/>
        </w:tabs>
        <w:rPr>
          <w:rFonts w:asciiTheme="minorHAnsi" w:eastAsiaTheme="minorEastAsia" w:hAnsiTheme="minorHAnsi" w:cstheme="minorBidi"/>
          <w:noProof/>
          <w:sz w:val="21"/>
          <w:szCs w:val="22"/>
        </w:rPr>
      </w:pPr>
      <w:hyperlink w:anchor="_Toc514684418" w:history="1">
        <w:r w:rsidR="00316D2B" w:rsidRPr="00DF6974">
          <w:rPr>
            <w:rStyle w:val="aa"/>
            <w:rFonts w:hint="eastAsia"/>
            <w:noProof/>
          </w:rPr>
          <w:t>第</w:t>
        </w:r>
        <w:r w:rsidR="00316D2B" w:rsidRPr="00DF6974">
          <w:rPr>
            <w:rStyle w:val="aa"/>
            <w:rFonts w:hint="eastAsia"/>
            <w:noProof/>
          </w:rPr>
          <w:t>3</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数据存储</w:t>
        </w:r>
        <w:r w:rsidR="00316D2B">
          <w:rPr>
            <w:noProof/>
            <w:webHidden/>
          </w:rPr>
          <w:tab/>
        </w:r>
        <w:r w:rsidR="00316D2B">
          <w:rPr>
            <w:noProof/>
            <w:webHidden/>
          </w:rPr>
          <w:fldChar w:fldCharType="begin"/>
        </w:r>
        <w:r w:rsidR="00316D2B">
          <w:rPr>
            <w:noProof/>
            <w:webHidden/>
          </w:rPr>
          <w:instrText xml:space="preserve"> PAGEREF _Toc514684418 \h </w:instrText>
        </w:r>
        <w:r w:rsidR="00316D2B">
          <w:rPr>
            <w:noProof/>
            <w:webHidden/>
          </w:rPr>
        </w:r>
        <w:r w:rsidR="00316D2B">
          <w:rPr>
            <w:noProof/>
            <w:webHidden/>
          </w:rPr>
          <w:fldChar w:fldCharType="separate"/>
        </w:r>
        <w:r w:rsidR="00316D2B">
          <w:rPr>
            <w:noProof/>
            <w:webHidden/>
          </w:rPr>
          <w:t>7</w:t>
        </w:r>
        <w:r w:rsidR="00316D2B">
          <w:rPr>
            <w:noProof/>
            <w:webHidden/>
          </w:rPr>
          <w:fldChar w:fldCharType="end"/>
        </w:r>
      </w:hyperlink>
    </w:p>
    <w:p w:rsidR="00316D2B" w:rsidRDefault="00DE19D3">
      <w:pPr>
        <w:pStyle w:val="20"/>
        <w:rPr>
          <w:rFonts w:asciiTheme="minorHAnsi" w:eastAsiaTheme="minorEastAsia" w:hAnsiTheme="minorHAnsi" w:cstheme="minorBidi"/>
          <w:szCs w:val="22"/>
        </w:rPr>
      </w:pPr>
      <w:hyperlink w:anchor="_Toc514684419" w:history="1">
        <w:r w:rsidR="00316D2B" w:rsidRPr="00DF6974">
          <w:rPr>
            <w:rStyle w:val="aa"/>
          </w:rPr>
          <w:t>§3.1</w:t>
        </w:r>
        <w:r w:rsidR="00316D2B" w:rsidRPr="00DF6974">
          <w:rPr>
            <w:rStyle w:val="aa"/>
            <w:rFonts w:hint="eastAsia"/>
          </w:rPr>
          <w:t xml:space="preserve"> </w:t>
        </w:r>
        <w:r w:rsidR="00316D2B" w:rsidRPr="00DF6974">
          <w:rPr>
            <w:rStyle w:val="aa"/>
            <w:rFonts w:hint="eastAsia"/>
          </w:rPr>
          <w:t>多种数据库概述</w:t>
        </w:r>
        <w:r w:rsidR="00316D2B">
          <w:rPr>
            <w:webHidden/>
          </w:rPr>
          <w:tab/>
        </w:r>
        <w:r w:rsidR="00316D2B">
          <w:rPr>
            <w:webHidden/>
          </w:rPr>
          <w:fldChar w:fldCharType="begin"/>
        </w:r>
        <w:r w:rsidR="00316D2B">
          <w:rPr>
            <w:webHidden/>
          </w:rPr>
          <w:instrText xml:space="preserve"> PAGEREF _Toc514684419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20" w:history="1">
        <w:r w:rsidR="00316D2B" w:rsidRPr="00DF6974">
          <w:rPr>
            <w:rStyle w:val="aa"/>
          </w:rPr>
          <w:t>§3.2</w:t>
        </w:r>
        <w:r w:rsidR="00316D2B" w:rsidRPr="00DF6974">
          <w:rPr>
            <w:rStyle w:val="aa"/>
            <w:rFonts w:hint="eastAsia"/>
          </w:rPr>
          <w:t xml:space="preserve"> </w:t>
        </w:r>
        <w:r w:rsidR="00316D2B" w:rsidRPr="00DF6974">
          <w:rPr>
            <w:rStyle w:val="aa"/>
            <w:rFonts w:hint="eastAsia"/>
          </w:rPr>
          <w:t>关系型数据库</w:t>
        </w:r>
        <w:r w:rsidR="00316D2B">
          <w:rPr>
            <w:webHidden/>
          </w:rPr>
          <w:tab/>
        </w:r>
        <w:r w:rsidR="00316D2B">
          <w:rPr>
            <w:webHidden/>
          </w:rPr>
          <w:fldChar w:fldCharType="begin"/>
        </w:r>
        <w:r w:rsidR="00316D2B">
          <w:rPr>
            <w:webHidden/>
          </w:rPr>
          <w:instrText xml:space="preserve"> PAGEREF _Toc514684420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21" w:history="1">
        <w:r w:rsidR="00316D2B" w:rsidRPr="00DF6974">
          <w:rPr>
            <w:rStyle w:val="aa"/>
          </w:rPr>
          <w:t>§3.2.1 MySQL</w:t>
        </w:r>
        <w:r w:rsidR="00316D2B">
          <w:rPr>
            <w:webHidden/>
          </w:rPr>
          <w:tab/>
        </w:r>
        <w:r w:rsidR="00316D2B">
          <w:rPr>
            <w:webHidden/>
          </w:rPr>
          <w:fldChar w:fldCharType="begin"/>
        </w:r>
        <w:r w:rsidR="00316D2B">
          <w:rPr>
            <w:webHidden/>
          </w:rPr>
          <w:instrText xml:space="preserve"> PAGEREF _Toc514684421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22" w:history="1">
        <w:r w:rsidR="00316D2B" w:rsidRPr="00DF6974">
          <w:rPr>
            <w:rStyle w:val="aa"/>
          </w:rPr>
          <w:t>§3.3</w:t>
        </w:r>
        <w:r w:rsidR="00316D2B" w:rsidRPr="00DF6974">
          <w:rPr>
            <w:rStyle w:val="aa"/>
            <w:rFonts w:hint="eastAsia"/>
          </w:rPr>
          <w:t xml:space="preserve"> </w:t>
        </w:r>
        <w:r w:rsidR="00316D2B" w:rsidRPr="00DF6974">
          <w:rPr>
            <w:rStyle w:val="aa"/>
            <w:rFonts w:hint="eastAsia"/>
          </w:rPr>
          <w:t>对象型数据库</w:t>
        </w:r>
        <w:r w:rsidR="00316D2B">
          <w:rPr>
            <w:webHidden/>
          </w:rPr>
          <w:tab/>
        </w:r>
        <w:r w:rsidR="00316D2B">
          <w:rPr>
            <w:webHidden/>
          </w:rPr>
          <w:fldChar w:fldCharType="begin"/>
        </w:r>
        <w:r w:rsidR="00316D2B">
          <w:rPr>
            <w:webHidden/>
          </w:rPr>
          <w:instrText xml:space="preserve"> PAGEREF _Toc514684422 \h </w:instrText>
        </w:r>
        <w:r w:rsidR="00316D2B">
          <w:rPr>
            <w:webHidden/>
          </w:rPr>
        </w:r>
        <w:r w:rsidR="00316D2B">
          <w:rPr>
            <w:webHidden/>
          </w:rPr>
          <w:fldChar w:fldCharType="separate"/>
        </w:r>
        <w:r w:rsidR="00316D2B">
          <w:rPr>
            <w:webHidden/>
          </w:rPr>
          <w:t>8</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23" w:history="1">
        <w:r w:rsidR="00316D2B" w:rsidRPr="00DF6974">
          <w:rPr>
            <w:rStyle w:val="aa"/>
          </w:rPr>
          <w:t>§3.3.1 Db4o</w:t>
        </w:r>
        <w:r w:rsidR="00316D2B">
          <w:rPr>
            <w:webHidden/>
          </w:rPr>
          <w:tab/>
        </w:r>
        <w:r w:rsidR="00316D2B">
          <w:rPr>
            <w:webHidden/>
          </w:rPr>
          <w:fldChar w:fldCharType="begin"/>
        </w:r>
        <w:r w:rsidR="00316D2B">
          <w:rPr>
            <w:webHidden/>
          </w:rPr>
          <w:instrText xml:space="preserve"> PAGEREF _Toc514684423 \h </w:instrText>
        </w:r>
        <w:r w:rsidR="00316D2B">
          <w:rPr>
            <w:webHidden/>
          </w:rPr>
        </w:r>
        <w:r w:rsidR="00316D2B">
          <w:rPr>
            <w:webHidden/>
          </w:rPr>
          <w:fldChar w:fldCharType="separate"/>
        </w:r>
        <w:r w:rsidR="00316D2B">
          <w:rPr>
            <w:webHidden/>
          </w:rPr>
          <w:t>9</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24" w:history="1">
        <w:r w:rsidR="00316D2B" w:rsidRPr="00DF6974">
          <w:rPr>
            <w:rStyle w:val="aa"/>
          </w:rPr>
          <w:t>§3.3.2 PostgreSQL</w:t>
        </w:r>
        <w:r w:rsidR="00316D2B">
          <w:rPr>
            <w:webHidden/>
          </w:rPr>
          <w:tab/>
        </w:r>
        <w:r w:rsidR="00316D2B">
          <w:rPr>
            <w:webHidden/>
          </w:rPr>
          <w:fldChar w:fldCharType="begin"/>
        </w:r>
        <w:r w:rsidR="00316D2B">
          <w:rPr>
            <w:webHidden/>
          </w:rPr>
          <w:instrText xml:space="preserve"> PAGEREF _Toc514684424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25" w:history="1">
        <w:r w:rsidR="00316D2B" w:rsidRPr="00DF6974">
          <w:rPr>
            <w:rStyle w:val="aa"/>
          </w:rPr>
          <w:t>§3.4</w:t>
        </w:r>
        <w:r w:rsidR="00316D2B" w:rsidRPr="00DF6974">
          <w:rPr>
            <w:rStyle w:val="aa"/>
            <w:rFonts w:hint="eastAsia"/>
          </w:rPr>
          <w:t xml:space="preserve"> </w:t>
        </w:r>
        <w:r w:rsidR="00316D2B" w:rsidRPr="00DF6974">
          <w:rPr>
            <w:rStyle w:val="aa"/>
            <w:rFonts w:hint="eastAsia"/>
          </w:rPr>
          <w:t>图数据库</w:t>
        </w:r>
        <w:r w:rsidR="00316D2B">
          <w:rPr>
            <w:webHidden/>
          </w:rPr>
          <w:tab/>
        </w:r>
        <w:r w:rsidR="00316D2B">
          <w:rPr>
            <w:webHidden/>
          </w:rPr>
          <w:fldChar w:fldCharType="begin"/>
        </w:r>
        <w:r w:rsidR="00316D2B">
          <w:rPr>
            <w:webHidden/>
          </w:rPr>
          <w:instrText xml:space="preserve"> PAGEREF _Toc514684425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26" w:history="1">
        <w:r w:rsidR="00316D2B" w:rsidRPr="00DF6974">
          <w:rPr>
            <w:rStyle w:val="aa"/>
          </w:rPr>
          <w:t>§3.4.1</w:t>
        </w:r>
        <w:r w:rsidR="00316D2B" w:rsidRPr="00DF6974">
          <w:rPr>
            <w:rStyle w:val="aa"/>
            <w:rFonts w:hint="eastAsia"/>
          </w:rPr>
          <w:t xml:space="preserve"> </w:t>
        </w:r>
        <w:r w:rsidR="00316D2B" w:rsidRPr="00DF6974">
          <w:rPr>
            <w:rStyle w:val="aa"/>
            <w:rFonts w:hint="eastAsia"/>
          </w:rPr>
          <w:t>概述</w:t>
        </w:r>
        <w:r w:rsidR="00316D2B">
          <w:rPr>
            <w:webHidden/>
          </w:rPr>
          <w:tab/>
        </w:r>
        <w:r w:rsidR="00316D2B">
          <w:rPr>
            <w:webHidden/>
          </w:rPr>
          <w:fldChar w:fldCharType="begin"/>
        </w:r>
        <w:r w:rsidR="00316D2B">
          <w:rPr>
            <w:webHidden/>
          </w:rPr>
          <w:instrText xml:space="preserve"> PAGEREF _Toc514684426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27" w:history="1">
        <w:r w:rsidR="00316D2B" w:rsidRPr="00DF6974">
          <w:rPr>
            <w:rStyle w:val="aa"/>
          </w:rPr>
          <w:t>§3.4.2</w:t>
        </w:r>
        <w:r w:rsidR="00316D2B" w:rsidRPr="00DF6974">
          <w:rPr>
            <w:rStyle w:val="aa"/>
            <w:rFonts w:hint="eastAsia"/>
          </w:rPr>
          <w:t xml:space="preserve"> </w:t>
        </w:r>
        <w:r w:rsidR="00316D2B" w:rsidRPr="00DF6974">
          <w:rPr>
            <w:rStyle w:val="aa"/>
            <w:rFonts w:hint="eastAsia"/>
          </w:rPr>
          <w:t>图数据库实例之</w:t>
        </w:r>
        <w:r w:rsidR="00316D2B" w:rsidRPr="00DF6974">
          <w:rPr>
            <w:rStyle w:val="aa"/>
          </w:rPr>
          <w:t>neo4j</w:t>
        </w:r>
        <w:r w:rsidR="00316D2B">
          <w:rPr>
            <w:webHidden/>
          </w:rPr>
          <w:tab/>
        </w:r>
        <w:r w:rsidR="00316D2B">
          <w:rPr>
            <w:webHidden/>
          </w:rPr>
          <w:fldChar w:fldCharType="begin"/>
        </w:r>
        <w:r w:rsidR="00316D2B">
          <w:rPr>
            <w:webHidden/>
          </w:rPr>
          <w:instrText xml:space="preserve"> PAGEREF _Toc514684427 \h </w:instrText>
        </w:r>
        <w:r w:rsidR="00316D2B">
          <w:rPr>
            <w:webHidden/>
          </w:rPr>
        </w:r>
        <w:r w:rsidR="00316D2B">
          <w:rPr>
            <w:webHidden/>
          </w:rPr>
          <w:fldChar w:fldCharType="separate"/>
        </w:r>
        <w:r w:rsidR="00316D2B">
          <w:rPr>
            <w:webHidden/>
          </w:rPr>
          <w:t>12</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28" w:history="1">
        <w:r w:rsidR="00316D2B" w:rsidRPr="00DF6974">
          <w:rPr>
            <w:rStyle w:val="aa"/>
          </w:rPr>
          <w:t>§3.5</w:t>
        </w:r>
        <w:r w:rsidR="00316D2B" w:rsidRPr="00DF6974">
          <w:rPr>
            <w:rStyle w:val="aa"/>
            <w:rFonts w:hint="eastAsia"/>
          </w:rPr>
          <w:t xml:space="preserve"> </w:t>
        </w:r>
        <w:r w:rsidR="00316D2B" w:rsidRPr="00DF6974">
          <w:rPr>
            <w:rStyle w:val="aa"/>
            <w:rFonts w:hint="eastAsia"/>
          </w:rPr>
          <w:t>文档型数据库</w:t>
        </w:r>
        <w:r w:rsidR="00316D2B">
          <w:rPr>
            <w:webHidden/>
          </w:rPr>
          <w:tab/>
        </w:r>
        <w:r w:rsidR="00316D2B">
          <w:rPr>
            <w:webHidden/>
          </w:rPr>
          <w:fldChar w:fldCharType="begin"/>
        </w:r>
        <w:r w:rsidR="00316D2B">
          <w:rPr>
            <w:webHidden/>
          </w:rPr>
          <w:instrText xml:space="preserve"> PAGEREF _Toc514684428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29" w:history="1">
        <w:r w:rsidR="00316D2B" w:rsidRPr="00DF6974">
          <w:rPr>
            <w:rStyle w:val="aa"/>
          </w:rPr>
          <w:t>§3.5.1 Mongodb</w:t>
        </w:r>
        <w:r w:rsidR="00316D2B">
          <w:rPr>
            <w:webHidden/>
          </w:rPr>
          <w:tab/>
        </w:r>
        <w:r w:rsidR="00316D2B">
          <w:rPr>
            <w:webHidden/>
          </w:rPr>
          <w:fldChar w:fldCharType="begin"/>
        </w:r>
        <w:r w:rsidR="00316D2B">
          <w:rPr>
            <w:webHidden/>
          </w:rPr>
          <w:instrText xml:space="preserve"> PAGEREF _Toc514684429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30" w:history="1">
        <w:r w:rsidR="00316D2B" w:rsidRPr="00DF6974">
          <w:rPr>
            <w:rStyle w:val="aa"/>
          </w:rPr>
          <w:t>§3.6</w:t>
        </w:r>
        <w:r w:rsidR="00316D2B" w:rsidRPr="00DF6974">
          <w:rPr>
            <w:rStyle w:val="aa"/>
            <w:rFonts w:hint="eastAsia"/>
          </w:rPr>
          <w:t xml:space="preserve"> </w:t>
        </w:r>
        <w:r w:rsidR="00316D2B" w:rsidRPr="00DF6974">
          <w:rPr>
            <w:rStyle w:val="aa"/>
            <w:rFonts w:hint="eastAsia"/>
          </w:rPr>
          <w:t>不同数据库的性能对比</w:t>
        </w:r>
        <w:r w:rsidR="00316D2B">
          <w:rPr>
            <w:webHidden/>
          </w:rPr>
          <w:tab/>
        </w:r>
        <w:r w:rsidR="00316D2B">
          <w:rPr>
            <w:webHidden/>
          </w:rPr>
          <w:fldChar w:fldCharType="begin"/>
        </w:r>
        <w:r w:rsidR="00316D2B">
          <w:rPr>
            <w:webHidden/>
          </w:rPr>
          <w:instrText xml:space="preserve"> PAGEREF _Toc514684430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31" w:history="1">
        <w:r w:rsidR="00316D2B" w:rsidRPr="00DF6974">
          <w:rPr>
            <w:rStyle w:val="aa"/>
          </w:rPr>
          <w:t>§3.7</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_Toc514684431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DE19D3">
      <w:pPr>
        <w:pStyle w:val="11"/>
        <w:tabs>
          <w:tab w:val="right" w:leader="dot" w:pos="8381"/>
        </w:tabs>
        <w:rPr>
          <w:rFonts w:asciiTheme="minorHAnsi" w:eastAsiaTheme="minorEastAsia" w:hAnsiTheme="minorHAnsi" w:cstheme="minorBidi"/>
          <w:noProof/>
          <w:sz w:val="21"/>
          <w:szCs w:val="22"/>
        </w:rPr>
      </w:pPr>
      <w:hyperlink w:anchor="_Toc514684432" w:history="1">
        <w:r w:rsidR="00316D2B" w:rsidRPr="00DF6974">
          <w:rPr>
            <w:rStyle w:val="aa"/>
            <w:rFonts w:hint="eastAsia"/>
            <w:noProof/>
          </w:rPr>
          <w:t>第</w:t>
        </w:r>
        <w:r w:rsidR="00316D2B" w:rsidRPr="00DF6974">
          <w:rPr>
            <w:rStyle w:val="aa"/>
            <w:rFonts w:hint="eastAsia"/>
            <w:noProof/>
          </w:rPr>
          <w:t>4</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食物项目系统的设计与实现</w:t>
        </w:r>
        <w:r w:rsidR="00316D2B">
          <w:rPr>
            <w:noProof/>
            <w:webHidden/>
          </w:rPr>
          <w:tab/>
        </w:r>
        <w:r w:rsidR="00316D2B">
          <w:rPr>
            <w:noProof/>
            <w:webHidden/>
          </w:rPr>
          <w:fldChar w:fldCharType="begin"/>
        </w:r>
        <w:r w:rsidR="00316D2B">
          <w:rPr>
            <w:noProof/>
            <w:webHidden/>
          </w:rPr>
          <w:instrText xml:space="preserve"> PAGEREF _Toc514684432 \h </w:instrText>
        </w:r>
        <w:r w:rsidR="00316D2B">
          <w:rPr>
            <w:noProof/>
            <w:webHidden/>
          </w:rPr>
        </w:r>
        <w:r w:rsidR="00316D2B">
          <w:rPr>
            <w:noProof/>
            <w:webHidden/>
          </w:rPr>
          <w:fldChar w:fldCharType="separate"/>
        </w:r>
        <w:r w:rsidR="00316D2B">
          <w:rPr>
            <w:noProof/>
            <w:webHidden/>
          </w:rPr>
          <w:t>16</w:t>
        </w:r>
        <w:r w:rsidR="00316D2B">
          <w:rPr>
            <w:noProof/>
            <w:webHidden/>
          </w:rPr>
          <w:fldChar w:fldCharType="end"/>
        </w:r>
      </w:hyperlink>
    </w:p>
    <w:p w:rsidR="00316D2B" w:rsidRDefault="00DE19D3">
      <w:pPr>
        <w:pStyle w:val="20"/>
        <w:rPr>
          <w:rFonts w:asciiTheme="minorHAnsi" w:eastAsiaTheme="minorEastAsia" w:hAnsiTheme="minorHAnsi" w:cstheme="minorBidi"/>
          <w:szCs w:val="22"/>
        </w:rPr>
      </w:pPr>
      <w:hyperlink w:anchor="_Toc514684433" w:history="1">
        <w:r w:rsidR="00316D2B" w:rsidRPr="00DF6974">
          <w:rPr>
            <w:rStyle w:val="aa"/>
          </w:rPr>
          <w:t>§4.1</w:t>
        </w:r>
        <w:r w:rsidR="00316D2B" w:rsidRPr="00DF6974">
          <w:rPr>
            <w:rStyle w:val="aa"/>
            <w:rFonts w:hint="eastAsia"/>
          </w:rPr>
          <w:t xml:space="preserve"> </w:t>
        </w:r>
        <w:r w:rsidR="00316D2B" w:rsidRPr="00DF6974">
          <w:rPr>
            <w:rStyle w:val="aa"/>
            <w:rFonts w:hint="eastAsia"/>
          </w:rPr>
          <w:t>系统整体设计</w:t>
        </w:r>
        <w:r w:rsidR="00316D2B">
          <w:rPr>
            <w:webHidden/>
          </w:rPr>
          <w:tab/>
        </w:r>
        <w:r w:rsidR="00316D2B">
          <w:rPr>
            <w:webHidden/>
          </w:rPr>
          <w:fldChar w:fldCharType="begin"/>
        </w:r>
        <w:r w:rsidR="00316D2B">
          <w:rPr>
            <w:webHidden/>
          </w:rPr>
          <w:instrText xml:space="preserve"> PAGEREF _Toc514684433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34" w:history="1">
        <w:r w:rsidR="00316D2B" w:rsidRPr="00DF6974">
          <w:rPr>
            <w:rStyle w:val="aa"/>
          </w:rPr>
          <w:t>§4.1.1</w:t>
        </w:r>
        <w:r w:rsidR="00316D2B" w:rsidRPr="00DF6974">
          <w:rPr>
            <w:rStyle w:val="aa"/>
            <w:rFonts w:hint="eastAsia"/>
          </w:rPr>
          <w:t xml:space="preserve"> </w:t>
        </w:r>
        <w:r w:rsidR="00316D2B" w:rsidRPr="00DF6974">
          <w:rPr>
            <w:rStyle w:val="aa"/>
            <w:rFonts w:hint="eastAsia"/>
          </w:rPr>
          <w:t>开发环境简介</w:t>
        </w:r>
        <w:r w:rsidR="00316D2B">
          <w:rPr>
            <w:webHidden/>
          </w:rPr>
          <w:tab/>
        </w:r>
        <w:r w:rsidR="00316D2B">
          <w:rPr>
            <w:webHidden/>
          </w:rPr>
          <w:fldChar w:fldCharType="begin"/>
        </w:r>
        <w:r w:rsidR="00316D2B">
          <w:rPr>
            <w:webHidden/>
          </w:rPr>
          <w:instrText xml:space="preserve"> PAGEREF _Toc514684434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35" w:history="1">
        <w:r w:rsidR="00316D2B" w:rsidRPr="00DF6974">
          <w:rPr>
            <w:rStyle w:val="aa"/>
          </w:rPr>
          <w:t>§4.1.2</w:t>
        </w:r>
        <w:r w:rsidR="00316D2B" w:rsidRPr="00DF6974">
          <w:rPr>
            <w:rStyle w:val="aa"/>
            <w:rFonts w:hint="eastAsia"/>
          </w:rPr>
          <w:t xml:space="preserve"> </w:t>
        </w:r>
        <w:r w:rsidR="00316D2B" w:rsidRPr="00DF6974">
          <w:rPr>
            <w:rStyle w:val="aa"/>
            <w:rFonts w:hint="eastAsia"/>
          </w:rPr>
          <w:t>系统整体架构</w:t>
        </w:r>
        <w:r w:rsidR="00316D2B">
          <w:rPr>
            <w:webHidden/>
          </w:rPr>
          <w:tab/>
        </w:r>
        <w:r w:rsidR="00316D2B">
          <w:rPr>
            <w:webHidden/>
          </w:rPr>
          <w:fldChar w:fldCharType="begin"/>
        </w:r>
        <w:r w:rsidR="00316D2B">
          <w:rPr>
            <w:webHidden/>
          </w:rPr>
          <w:instrText xml:space="preserve"> PAGEREF _Toc514684435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36" w:history="1">
        <w:r w:rsidR="00316D2B" w:rsidRPr="00DF6974">
          <w:rPr>
            <w:rStyle w:val="aa"/>
          </w:rPr>
          <w:t>§4.2</w:t>
        </w:r>
        <w:r w:rsidR="00316D2B" w:rsidRPr="00DF6974">
          <w:rPr>
            <w:rStyle w:val="aa"/>
            <w:rFonts w:hint="eastAsia"/>
          </w:rPr>
          <w:t xml:space="preserve"> </w:t>
        </w:r>
        <w:r w:rsidR="00316D2B" w:rsidRPr="00DF6974">
          <w:rPr>
            <w:rStyle w:val="aa"/>
            <w:rFonts w:hint="eastAsia"/>
          </w:rPr>
          <w:t>数据分析</w:t>
        </w:r>
        <w:r w:rsidR="00316D2B">
          <w:rPr>
            <w:webHidden/>
          </w:rPr>
          <w:tab/>
        </w:r>
        <w:r w:rsidR="00316D2B">
          <w:rPr>
            <w:webHidden/>
          </w:rPr>
          <w:fldChar w:fldCharType="begin"/>
        </w:r>
        <w:r w:rsidR="00316D2B">
          <w:rPr>
            <w:webHidden/>
          </w:rPr>
          <w:instrText xml:space="preserve"> PAGEREF _Toc514684436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37" w:history="1">
        <w:r w:rsidR="00316D2B" w:rsidRPr="00DF6974">
          <w:rPr>
            <w:rStyle w:val="aa"/>
          </w:rPr>
          <w:t>§4.3</w:t>
        </w:r>
        <w:r w:rsidR="00316D2B" w:rsidRPr="00DF6974">
          <w:rPr>
            <w:rStyle w:val="aa"/>
            <w:rFonts w:hint="eastAsia"/>
          </w:rPr>
          <w:t xml:space="preserve"> </w:t>
        </w:r>
        <w:r w:rsidR="00316D2B" w:rsidRPr="00DF6974">
          <w:rPr>
            <w:rStyle w:val="aa"/>
            <w:rFonts w:hint="eastAsia"/>
          </w:rPr>
          <w:t>数据库设计</w:t>
        </w:r>
        <w:r w:rsidR="00316D2B">
          <w:rPr>
            <w:webHidden/>
          </w:rPr>
          <w:tab/>
        </w:r>
        <w:r w:rsidR="00316D2B">
          <w:rPr>
            <w:webHidden/>
          </w:rPr>
          <w:fldChar w:fldCharType="begin"/>
        </w:r>
        <w:r w:rsidR="00316D2B">
          <w:rPr>
            <w:webHidden/>
          </w:rPr>
          <w:instrText xml:space="preserve"> PAGEREF _Toc514684437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38" w:history="1">
        <w:r w:rsidR="00316D2B" w:rsidRPr="00DF6974">
          <w:rPr>
            <w:rStyle w:val="aa"/>
          </w:rPr>
          <w:t>§4.3.1 Mysql</w:t>
        </w:r>
        <w:r w:rsidR="00316D2B" w:rsidRPr="00DF6974">
          <w:rPr>
            <w:rStyle w:val="aa"/>
            <w:rFonts w:hint="eastAsia"/>
          </w:rPr>
          <w:t>设计</w:t>
        </w:r>
        <w:r w:rsidR="00316D2B">
          <w:rPr>
            <w:webHidden/>
          </w:rPr>
          <w:tab/>
        </w:r>
        <w:r w:rsidR="00316D2B">
          <w:rPr>
            <w:webHidden/>
          </w:rPr>
          <w:fldChar w:fldCharType="begin"/>
        </w:r>
        <w:r w:rsidR="00316D2B">
          <w:rPr>
            <w:webHidden/>
          </w:rPr>
          <w:instrText xml:space="preserve"> PAGEREF _Toc514684438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39" w:history="1">
        <w:r w:rsidR="00316D2B" w:rsidRPr="00DF6974">
          <w:rPr>
            <w:rStyle w:val="aa"/>
          </w:rPr>
          <w:t>§4.3.2 Neo4j</w:t>
        </w:r>
        <w:r w:rsidR="00316D2B" w:rsidRPr="00DF6974">
          <w:rPr>
            <w:rStyle w:val="aa"/>
            <w:rFonts w:hint="eastAsia"/>
          </w:rPr>
          <w:t>设计</w:t>
        </w:r>
        <w:r w:rsidR="00316D2B">
          <w:rPr>
            <w:webHidden/>
          </w:rPr>
          <w:tab/>
        </w:r>
        <w:r w:rsidR="00316D2B">
          <w:rPr>
            <w:webHidden/>
          </w:rPr>
          <w:fldChar w:fldCharType="begin"/>
        </w:r>
        <w:r w:rsidR="00316D2B">
          <w:rPr>
            <w:webHidden/>
          </w:rPr>
          <w:instrText xml:space="preserve"> PAGEREF _Toc514684439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40" w:history="1">
        <w:r w:rsidR="00316D2B" w:rsidRPr="00DF6974">
          <w:rPr>
            <w:rStyle w:val="aa"/>
          </w:rPr>
          <w:t>§4.4</w:t>
        </w:r>
        <w:r w:rsidR="00316D2B" w:rsidRPr="00DF6974">
          <w:rPr>
            <w:rStyle w:val="aa"/>
            <w:rFonts w:hint="eastAsia"/>
          </w:rPr>
          <w:t xml:space="preserve"> </w:t>
        </w:r>
        <w:r w:rsidR="00316D2B" w:rsidRPr="00DF6974">
          <w:rPr>
            <w:rStyle w:val="aa"/>
            <w:rFonts w:hint="eastAsia"/>
          </w:rPr>
          <w:t>功能模块设计</w:t>
        </w:r>
        <w:r w:rsidR="00316D2B">
          <w:rPr>
            <w:webHidden/>
          </w:rPr>
          <w:tab/>
        </w:r>
        <w:r w:rsidR="00316D2B">
          <w:rPr>
            <w:webHidden/>
          </w:rPr>
          <w:fldChar w:fldCharType="begin"/>
        </w:r>
        <w:r w:rsidR="00316D2B">
          <w:rPr>
            <w:webHidden/>
          </w:rPr>
          <w:instrText xml:space="preserve"> PAGEREF _Toc514684440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41" w:history="1">
        <w:r w:rsidR="00316D2B" w:rsidRPr="00DF6974">
          <w:rPr>
            <w:rStyle w:val="aa"/>
          </w:rPr>
          <w:t>§4.4.1</w:t>
        </w:r>
        <w:r w:rsidR="00316D2B" w:rsidRPr="00DF6974">
          <w:rPr>
            <w:rStyle w:val="aa"/>
            <w:rFonts w:hint="eastAsia"/>
          </w:rPr>
          <w:t xml:space="preserve"> </w:t>
        </w:r>
        <w:r w:rsidR="00316D2B" w:rsidRPr="00DF6974">
          <w:rPr>
            <w:rStyle w:val="aa"/>
            <w:rFonts w:hint="eastAsia"/>
          </w:rPr>
          <w:t>数据可视化</w:t>
        </w:r>
        <w:r w:rsidR="00316D2B">
          <w:rPr>
            <w:webHidden/>
          </w:rPr>
          <w:tab/>
        </w:r>
        <w:r w:rsidR="00316D2B">
          <w:rPr>
            <w:webHidden/>
          </w:rPr>
          <w:fldChar w:fldCharType="begin"/>
        </w:r>
        <w:r w:rsidR="00316D2B">
          <w:rPr>
            <w:webHidden/>
          </w:rPr>
          <w:instrText xml:space="preserve"> PAGEREF _Toc514684441 \h </w:instrText>
        </w:r>
        <w:r w:rsidR="00316D2B">
          <w:rPr>
            <w:webHidden/>
          </w:rPr>
        </w:r>
        <w:r w:rsidR="00316D2B">
          <w:rPr>
            <w:webHidden/>
          </w:rPr>
          <w:fldChar w:fldCharType="separate"/>
        </w:r>
        <w:r w:rsidR="00316D2B">
          <w:rPr>
            <w:webHidden/>
          </w:rPr>
          <w:t>18</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42" w:history="1">
        <w:r w:rsidR="00316D2B" w:rsidRPr="00DF6974">
          <w:rPr>
            <w:rStyle w:val="aa"/>
          </w:rPr>
          <w:t>§4.5</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_Toc514684442 \h </w:instrText>
        </w:r>
        <w:r w:rsidR="00316D2B">
          <w:rPr>
            <w:webHidden/>
          </w:rPr>
        </w:r>
        <w:r w:rsidR="00316D2B">
          <w:rPr>
            <w:webHidden/>
          </w:rPr>
          <w:fldChar w:fldCharType="separate"/>
        </w:r>
        <w:r w:rsidR="00316D2B">
          <w:rPr>
            <w:webHidden/>
          </w:rPr>
          <w:t>19</w:t>
        </w:r>
        <w:r w:rsidR="00316D2B">
          <w:rPr>
            <w:webHidden/>
          </w:rPr>
          <w:fldChar w:fldCharType="end"/>
        </w:r>
      </w:hyperlink>
    </w:p>
    <w:p w:rsidR="00316D2B" w:rsidRDefault="00DE19D3">
      <w:pPr>
        <w:pStyle w:val="11"/>
        <w:tabs>
          <w:tab w:val="right" w:leader="dot" w:pos="8381"/>
        </w:tabs>
        <w:rPr>
          <w:rFonts w:asciiTheme="minorHAnsi" w:eastAsiaTheme="minorEastAsia" w:hAnsiTheme="minorHAnsi" w:cstheme="minorBidi"/>
          <w:noProof/>
          <w:sz w:val="21"/>
          <w:szCs w:val="22"/>
        </w:rPr>
      </w:pPr>
      <w:hyperlink w:anchor="_Toc514684443" w:history="1">
        <w:r w:rsidR="00316D2B" w:rsidRPr="00DF6974">
          <w:rPr>
            <w:rStyle w:val="aa"/>
            <w:rFonts w:hint="eastAsia"/>
            <w:noProof/>
          </w:rPr>
          <w:t>第</w:t>
        </w:r>
        <w:r w:rsidR="00316D2B" w:rsidRPr="00DF6974">
          <w:rPr>
            <w:rStyle w:val="aa"/>
            <w:rFonts w:hint="eastAsia"/>
            <w:noProof/>
          </w:rPr>
          <w:t>5</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总结与展望</w:t>
        </w:r>
        <w:r w:rsidR="00316D2B">
          <w:rPr>
            <w:noProof/>
            <w:webHidden/>
          </w:rPr>
          <w:tab/>
        </w:r>
        <w:r w:rsidR="00316D2B">
          <w:rPr>
            <w:noProof/>
            <w:webHidden/>
          </w:rPr>
          <w:fldChar w:fldCharType="begin"/>
        </w:r>
        <w:r w:rsidR="00316D2B">
          <w:rPr>
            <w:noProof/>
            <w:webHidden/>
          </w:rPr>
          <w:instrText xml:space="preserve"> PAGEREF _Toc514684443 \h </w:instrText>
        </w:r>
        <w:r w:rsidR="00316D2B">
          <w:rPr>
            <w:noProof/>
            <w:webHidden/>
          </w:rPr>
        </w:r>
        <w:r w:rsidR="00316D2B">
          <w:rPr>
            <w:noProof/>
            <w:webHidden/>
          </w:rPr>
          <w:fldChar w:fldCharType="separate"/>
        </w:r>
        <w:r w:rsidR="00316D2B">
          <w:rPr>
            <w:noProof/>
            <w:webHidden/>
          </w:rPr>
          <w:t>20</w:t>
        </w:r>
        <w:r w:rsidR="00316D2B">
          <w:rPr>
            <w:noProof/>
            <w:webHidden/>
          </w:rPr>
          <w:fldChar w:fldCharType="end"/>
        </w:r>
      </w:hyperlink>
    </w:p>
    <w:p w:rsidR="00316D2B" w:rsidRDefault="00DE19D3">
      <w:pPr>
        <w:pStyle w:val="20"/>
        <w:rPr>
          <w:rFonts w:asciiTheme="minorHAnsi" w:eastAsiaTheme="minorEastAsia" w:hAnsiTheme="minorHAnsi" w:cstheme="minorBidi"/>
          <w:szCs w:val="22"/>
        </w:rPr>
      </w:pPr>
      <w:hyperlink w:anchor="_Toc514684444" w:history="1">
        <w:r w:rsidR="00316D2B" w:rsidRPr="00DF6974">
          <w:rPr>
            <w:rStyle w:val="aa"/>
          </w:rPr>
          <w:t>§5.1</w:t>
        </w:r>
        <w:r w:rsidR="00316D2B" w:rsidRPr="00DF6974">
          <w:rPr>
            <w:rStyle w:val="aa"/>
            <w:rFonts w:hint="eastAsia"/>
          </w:rPr>
          <w:t xml:space="preserve"> </w:t>
        </w:r>
        <w:r w:rsidR="00316D2B" w:rsidRPr="00DF6974">
          <w:rPr>
            <w:rStyle w:val="aa"/>
            <w:rFonts w:hint="eastAsia"/>
          </w:rPr>
          <w:t>本文总结</w:t>
        </w:r>
        <w:r w:rsidR="00316D2B">
          <w:rPr>
            <w:webHidden/>
          </w:rPr>
          <w:tab/>
        </w:r>
        <w:r w:rsidR="00316D2B">
          <w:rPr>
            <w:webHidden/>
          </w:rPr>
          <w:fldChar w:fldCharType="begin"/>
        </w:r>
        <w:r w:rsidR="00316D2B">
          <w:rPr>
            <w:webHidden/>
          </w:rPr>
          <w:instrText xml:space="preserve"> PAGEREF _Toc514684444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45" w:history="1">
        <w:r w:rsidR="00316D2B" w:rsidRPr="00DF6974">
          <w:rPr>
            <w:rStyle w:val="aa"/>
          </w:rPr>
          <w:t>§5.1.1</w:t>
        </w:r>
        <w:r w:rsidR="00316D2B" w:rsidRPr="00DF6974">
          <w:rPr>
            <w:rStyle w:val="aa"/>
            <w:rFonts w:hint="eastAsia"/>
          </w:rPr>
          <w:t xml:space="preserve"> </w:t>
        </w:r>
        <w:r w:rsidR="00316D2B" w:rsidRPr="00DF6974">
          <w:rPr>
            <w:rStyle w:val="aa"/>
            <w:rFonts w:hint="eastAsia"/>
          </w:rPr>
          <w:t>本文的主要工作</w:t>
        </w:r>
        <w:r w:rsidR="00316D2B">
          <w:rPr>
            <w:webHidden/>
          </w:rPr>
          <w:tab/>
        </w:r>
        <w:r w:rsidR="00316D2B">
          <w:rPr>
            <w:webHidden/>
          </w:rPr>
          <w:fldChar w:fldCharType="begin"/>
        </w:r>
        <w:r w:rsidR="00316D2B">
          <w:rPr>
            <w:webHidden/>
          </w:rPr>
          <w:instrText xml:space="preserve"> PAGEREF _Toc514684445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DE19D3">
      <w:pPr>
        <w:pStyle w:val="31"/>
        <w:rPr>
          <w:rFonts w:asciiTheme="minorHAnsi" w:eastAsiaTheme="minorEastAsia" w:hAnsiTheme="minorHAnsi" w:cstheme="minorBidi"/>
          <w:szCs w:val="22"/>
        </w:rPr>
      </w:pPr>
      <w:hyperlink w:anchor="_Toc514684446" w:history="1">
        <w:r w:rsidR="00316D2B" w:rsidRPr="00DF6974">
          <w:rPr>
            <w:rStyle w:val="aa"/>
          </w:rPr>
          <w:t>§5.1.2</w:t>
        </w:r>
        <w:r w:rsidR="00316D2B" w:rsidRPr="00DF6974">
          <w:rPr>
            <w:rStyle w:val="aa"/>
            <w:rFonts w:hint="eastAsia"/>
          </w:rPr>
          <w:t xml:space="preserve"> </w:t>
        </w:r>
        <w:r w:rsidR="00316D2B" w:rsidRPr="00DF6974">
          <w:rPr>
            <w:rStyle w:val="aa"/>
            <w:rFonts w:hint="eastAsia"/>
          </w:rPr>
          <w:t>本文的主要创新点</w:t>
        </w:r>
        <w:r w:rsidR="00316D2B">
          <w:rPr>
            <w:webHidden/>
          </w:rPr>
          <w:tab/>
        </w:r>
        <w:r w:rsidR="00316D2B">
          <w:rPr>
            <w:webHidden/>
          </w:rPr>
          <w:fldChar w:fldCharType="begin"/>
        </w:r>
        <w:r w:rsidR="00316D2B">
          <w:rPr>
            <w:webHidden/>
          </w:rPr>
          <w:instrText xml:space="preserve"> PAGEREF _Toc514684446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47" w:history="1">
        <w:r w:rsidR="00316D2B" w:rsidRPr="00DF6974">
          <w:rPr>
            <w:rStyle w:val="aa"/>
          </w:rPr>
          <w:t>§5.2</w:t>
        </w:r>
        <w:r w:rsidR="00316D2B" w:rsidRPr="00DF6974">
          <w:rPr>
            <w:rStyle w:val="aa"/>
            <w:rFonts w:hint="eastAsia"/>
          </w:rPr>
          <w:t xml:space="preserve"> </w:t>
        </w:r>
        <w:r w:rsidR="00316D2B" w:rsidRPr="00DF6974">
          <w:rPr>
            <w:rStyle w:val="aa"/>
            <w:rFonts w:hint="eastAsia"/>
          </w:rPr>
          <w:t>尚未解决的问题</w:t>
        </w:r>
        <w:r w:rsidR="00316D2B">
          <w:rPr>
            <w:webHidden/>
          </w:rPr>
          <w:tab/>
        </w:r>
        <w:r w:rsidR="00316D2B">
          <w:rPr>
            <w:webHidden/>
          </w:rPr>
          <w:fldChar w:fldCharType="begin"/>
        </w:r>
        <w:r w:rsidR="00316D2B">
          <w:rPr>
            <w:webHidden/>
          </w:rPr>
          <w:instrText xml:space="preserve"> PAGEREF _Toc514684447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DE19D3">
      <w:pPr>
        <w:pStyle w:val="20"/>
        <w:rPr>
          <w:rFonts w:asciiTheme="minorHAnsi" w:eastAsiaTheme="minorEastAsia" w:hAnsiTheme="minorHAnsi" w:cstheme="minorBidi"/>
          <w:szCs w:val="22"/>
        </w:rPr>
      </w:pPr>
      <w:hyperlink w:anchor="_Toc514684448" w:history="1">
        <w:r w:rsidR="00316D2B" w:rsidRPr="00DF6974">
          <w:rPr>
            <w:rStyle w:val="aa"/>
          </w:rPr>
          <w:t>§5.3</w:t>
        </w:r>
        <w:r w:rsidR="00316D2B" w:rsidRPr="00DF6974">
          <w:rPr>
            <w:rStyle w:val="aa"/>
            <w:rFonts w:hint="eastAsia"/>
          </w:rPr>
          <w:t xml:space="preserve"> </w:t>
        </w:r>
        <w:r w:rsidR="00316D2B" w:rsidRPr="00DF6974">
          <w:rPr>
            <w:rStyle w:val="aa"/>
            <w:rFonts w:hint="eastAsia"/>
          </w:rPr>
          <w:t>展望</w:t>
        </w:r>
        <w:r w:rsidR="00316D2B">
          <w:rPr>
            <w:webHidden/>
          </w:rPr>
          <w:tab/>
        </w:r>
        <w:r w:rsidR="00316D2B">
          <w:rPr>
            <w:webHidden/>
          </w:rPr>
          <w:fldChar w:fldCharType="begin"/>
        </w:r>
        <w:r w:rsidR="00316D2B">
          <w:rPr>
            <w:webHidden/>
          </w:rPr>
          <w:instrText xml:space="preserve"> PAGEREF _Toc514684448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DE19D3">
      <w:pPr>
        <w:pStyle w:val="11"/>
        <w:tabs>
          <w:tab w:val="right" w:leader="dot" w:pos="8381"/>
        </w:tabs>
        <w:rPr>
          <w:rFonts w:asciiTheme="minorHAnsi" w:eastAsiaTheme="minorEastAsia" w:hAnsiTheme="minorHAnsi" w:cstheme="minorBidi"/>
          <w:noProof/>
          <w:sz w:val="21"/>
          <w:szCs w:val="22"/>
        </w:rPr>
      </w:pPr>
      <w:hyperlink w:anchor="_Toc514684449" w:history="1">
        <w:r w:rsidR="00316D2B" w:rsidRPr="00DF6974">
          <w:rPr>
            <w:rStyle w:val="aa"/>
            <w:rFonts w:hint="eastAsia"/>
            <w:noProof/>
          </w:rPr>
          <w:t>致谢</w:t>
        </w:r>
        <w:r w:rsidR="00316D2B">
          <w:rPr>
            <w:noProof/>
            <w:webHidden/>
          </w:rPr>
          <w:tab/>
        </w:r>
        <w:r w:rsidR="00316D2B">
          <w:rPr>
            <w:noProof/>
            <w:webHidden/>
          </w:rPr>
          <w:fldChar w:fldCharType="begin"/>
        </w:r>
        <w:r w:rsidR="00316D2B">
          <w:rPr>
            <w:noProof/>
            <w:webHidden/>
          </w:rPr>
          <w:instrText xml:space="preserve"> PAGEREF _Toc514684449 \h </w:instrText>
        </w:r>
        <w:r w:rsidR="00316D2B">
          <w:rPr>
            <w:noProof/>
            <w:webHidden/>
          </w:rPr>
        </w:r>
        <w:r w:rsidR="00316D2B">
          <w:rPr>
            <w:noProof/>
            <w:webHidden/>
          </w:rPr>
          <w:fldChar w:fldCharType="separate"/>
        </w:r>
        <w:r w:rsidR="00316D2B">
          <w:rPr>
            <w:noProof/>
            <w:webHidden/>
          </w:rPr>
          <w:t>21</w:t>
        </w:r>
        <w:r w:rsidR="00316D2B">
          <w:rPr>
            <w:noProof/>
            <w:webHidden/>
          </w:rPr>
          <w:fldChar w:fldCharType="end"/>
        </w:r>
      </w:hyperlink>
    </w:p>
    <w:p w:rsidR="00316D2B" w:rsidRDefault="00DE19D3">
      <w:pPr>
        <w:pStyle w:val="11"/>
        <w:tabs>
          <w:tab w:val="right" w:leader="dot" w:pos="8381"/>
        </w:tabs>
        <w:rPr>
          <w:rFonts w:asciiTheme="minorHAnsi" w:eastAsiaTheme="minorEastAsia" w:hAnsiTheme="minorHAnsi" w:cstheme="minorBidi"/>
          <w:noProof/>
          <w:sz w:val="21"/>
          <w:szCs w:val="22"/>
        </w:rPr>
      </w:pPr>
      <w:hyperlink w:anchor="_Toc514684450" w:history="1">
        <w:r w:rsidR="00316D2B" w:rsidRPr="00DF6974">
          <w:rPr>
            <w:rStyle w:val="aa"/>
            <w:rFonts w:hint="eastAsia"/>
            <w:noProof/>
          </w:rPr>
          <w:t>参考文献</w:t>
        </w:r>
        <w:r w:rsidR="00316D2B">
          <w:rPr>
            <w:noProof/>
            <w:webHidden/>
          </w:rPr>
          <w:tab/>
        </w:r>
        <w:r w:rsidR="00316D2B">
          <w:rPr>
            <w:noProof/>
            <w:webHidden/>
          </w:rPr>
          <w:fldChar w:fldCharType="begin"/>
        </w:r>
        <w:r w:rsidR="00316D2B">
          <w:rPr>
            <w:noProof/>
            <w:webHidden/>
          </w:rPr>
          <w:instrText xml:space="preserve"> PAGEREF _Toc514684450 \h </w:instrText>
        </w:r>
        <w:r w:rsidR="00316D2B">
          <w:rPr>
            <w:noProof/>
            <w:webHidden/>
          </w:rPr>
        </w:r>
        <w:r w:rsidR="00316D2B">
          <w:rPr>
            <w:noProof/>
            <w:webHidden/>
          </w:rPr>
          <w:fldChar w:fldCharType="separate"/>
        </w:r>
        <w:r w:rsidR="00316D2B">
          <w:rPr>
            <w:noProof/>
            <w:webHidden/>
          </w:rPr>
          <w:t>22</w:t>
        </w:r>
        <w:r w:rsidR="00316D2B">
          <w:rPr>
            <w:noProof/>
            <w:webHidden/>
          </w:rPr>
          <w:fldChar w:fldCharType="end"/>
        </w:r>
      </w:hyperlink>
    </w:p>
    <w:p w:rsidR="00776DA1" w:rsidRDefault="00EC687C" w:rsidP="00B26016">
      <w:pPr>
        <w:pStyle w:val="20"/>
      </w:pPr>
      <w:r>
        <w:fldChar w:fldCharType="end"/>
      </w:r>
    </w:p>
    <w:p w:rsidR="00776DA1" w:rsidRDefault="0079074D" w:rsidP="00103EA2">
      <w:pPr>
        <w:keepNext/>
        <w:pageBreakBefore/>
        <w:spacing w:line="360" w:lineRule="auto"/>
        <w:jc w:val="center"/>
        <w:rPr>
          <w:rFonts w:eastAsia="黑体"/>
          <w:sz w:val="52"/>
        </w:rPr>
      </w:pPr>
      <w:r>
        <w:rPr>
          <w:rFonts w:eastAsia="黑体" w:hint="eastAsia"/>
          <w:sz w:val="52"/>
        </w:rPr>
        <w:lastRenderedPageBreak/>
        <w:t>面向</w:t>
      </w:r>
      <w:r w:rsidR="001F17BF">
        <w:rPr>
          <w:rFonts w:eastAsia="黑体" w:hint="eastAsia"/>
          <w:sz w:val="52"/>
        </w:rPr>
        <w:t>食</w:t>
      </w:r>
      <w:r w:rsidR="00840509">
        <w:rPr>
          <w:rFonts w:eastAsia="黑体" w:hint="eastAsia"/>
          <w:sz w:val="52"/>
        </w:rPr>
        <w:t>品</w:t>
      </w:r>
      <w:r w:rsidR="006E317F">
        <w:rPr>
          <w:rFonts w:eastAsia="黑体" w:hint="eastAsia"/>
          <w:sz w:val="52"/>
        </w:rPr>
        <w:t>领域的数据分析和存储</w:t>
      </w:r>
    </w:p>
    <w:p w:rsidR="00776DA1" w:rsidRDefault="00776DA1" w:rsidP="00C31F30">
      <w:pPr>
        <w:pStyle w:val="1"/>
        <w:pageBreakBefore w:val="0"/>
        <w:numPr>
          <w:ilvl w:val="0"/>
          <w:numId w:val="0"/>
        </w:numPr>
        <w:spacing w:before="240"/>
        <w:rPr>
          <w:szCs w:val="32"/>
        </w:rPr>
      </w:pPr>
      <w:bookmarkStart w:id="11" w:name="_Toc514684400"/>
      <w:r>
        <w:rPr>
          <w:rFonts w:hint="eastAsia"/>
        </w:rPr>
        <w:t>摘要</w:t>
      </w:r>
      <w:bookmarkEnd w:id="2"/>
      <w:bookmarkEnd w:id="3"/>
      <w:bookmarkEnd w:id="4"/>
      <w:bookmarkEnd w:id="5"/>
      <w:bookmarkEnd w:id="6"/>
      <w:bookmarkEnd w:id="7"/>
      <w:bookmarkEnd w:id="8"/>
      <w:bookmarkEnd w:id="9"/>
      <w:bookmarkEnd w:id="10"/>
      <w:bookmarkEnd w:id="11"/>
    </w:p>
    <w:p w:rsidR="008D02B2" w:rsidRPr="001050E7" w:rsidRDefault="008D02B2" w:rsidP="008D02B2">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sidRPr="001050E7">
        <w:rPr>
          <w:rFonts w:cs="宋体" w:hint="eastAsia"/>
          <w:color w:val="000000"/>
          <w:sz w:val="24"/>
        </w:rPr>
        <w:t>量级迅速增长，这也是目前很火的“大数据概念”兴起的原因。然而，这样海量的数据使得原有的架构不能完全支撑，存储，处理功能都受到很严重的影响。</w:t>
      </w:r>
      <w:r>
        <w:rPr>
          <w:rFonts w:cs="宋体" w:hint="eastAsia"/>
          <w:color w:val="000000"/>
          <w:sz w:val="24"/>
        </w:rPr>
        <w:t>同样，</w:t>
      </w:r>
      <w:r w:rsidRPr="008D02B2">
        <w:rPr>
          <w:rFonts w:cs="宋体" w:hint="eastAsia"/>
          <w:color w:val="000000"/>
          <w:sz w:val="24"/>
        </w:rPr>
        <w:t>数据管理系统不断发展和变化，开发平台多样化，应用系统复杂性高，数据共享是常见议题，</w:t>
      </w:r>
      <w:r>
        <w:rPr>
          <w:rFonts w:cs="宋体" w:hint="eastAsia"/>
          <w:color w:val="000000"/>
          <w:sz w:val="24"/>
        </w:rPr>
        <w:t>那么</w:t>
      </w:r>
      <w:r w:rsidRPr="008D02B2">
        <w:rPr>
          <w:rFonts w:cs="宋体" w:hint="eastAsia"/>
          <w:color w:val="000000"/>
          <w:sz w:val="24"/>
        </w:rPr>
        <w:t>异构数据的</w:t>
      </w:r>
      <w:r>
        <w:rPr>
          <w:rFonts w:cs="宋体" w:hint="eastAsia"/>
          <w:color w:val="000000"/>
          <w:sz w:val="24"/>
        </w:rPr>
        <w:t>转换和处理也影响了数据的分析</w:t>
      </w:r>
      <w:r w:rsidRPr="008D02B2">
        <w:rPr>
          <w:rFonts w:cs="宋体" w:hint="eastAsia"/>
          <w:color w:val="000000"/>
          <w:sz w:val="24"/>
        </w:rPr>
        <w:t>。</w:t>
      </w:r>
    </w:p>
    <w:p w:rsidR="008D02B2" w:rsidRPr="001050E7" w:rsidRDefault="008D02B2" w:rsidP="008D02B2">
      <w:pPr>
        <w:ind w:firstLine="420"/>
        <w:rPr>
          <w:rFonts w:cs="宋体"/>
          <w:color w:val="000000"/>
          <w:sz w:val="24"/>
        </w:rPr>
      </w:pPr>
      <w:r w:rsidRPr="001050E7">
        <w:rPr>
          <w:rFonts w:cs="宋体" w:hint="eastAsia"/>
          <w:color w:val="000000"/>
          <w:sz w:val="24"/>
        </w:rPr>
        <w:t>数据领域在过去的几十年取得了巨大的进步，然而它现在的变化也使我们面临了很多挑战。如</w:t>
      </w:r>
      <w:r>
        <w:rPr>
          <w:rFonts w:cs="宋体" w:hint="eastAsia"/>
          <w:color w:val="000000"/>
          <w:sz w:val="24"/>
        </w:rPr>
        <w:t>何整合异构</w:t>
      </w:r>
      <w:r w:rsidR="00FD3127">
        <w:rPr>
          <w:rFonts w:cs="宋体" w:hint="eastAsia"/>
          <w:color w:val="000000"/>
          <w:sz w:val="24"/>
        </w:rPr>
        <w:t>数据，如何管理多种多样的数据类型，如何实现对复杂对象的完美建模</w:t>
      </w:r>
      <w:r>
        <w:rPr>
          <w:rFonts w:cs="宋体" w:hint="eastAsia"/>
          <w:color w:val="000000"/>
          <w:sz w:val="24"/>
        </w:rPr>
        <w:t>都是</w:t>
      </w:r>
      <w:r w:rsidRPr="001050E7">
        <w:rPr>
          <w:rFonts w:cs="宋体" w:hint="eastAsia"/>
          <w:color w:val="000000"/>
          <w:sz w:val="24"/>
        </w:rPr>
        <w:t>我们刻不容缓</w:t>
      </w:r>
      <w:r>
        <w:rPr>
          <w:rFonts w:cs="宋体" w:hint="eastAsia"/>
          <w:color w:val="000000"/>
          <w:sz w:val="24"/>
        </w:rPr>
        <w:t>要解决</w:t>
      </w:r>
      <w:r w:rsidRPr="001050E7">
        <w:rPr>
          <w:rFonts w:cs="宋体" w:hint="eastAsia"/>
          <w:color w:val="000000"/>
          <w:sz w:val="24"/>
        </w:rPr>
        <w:t>的问题。</w:t>
      </w:r>
    </w:p>
    <w:p w:rsidR="00776DA1" w:rsidRPr="008D02B2" w:rsidRDefault="0079074D" w:rsidP="00CE61A7">
      <w:pPr>
        <w:pStyle w:val="wxy0"/>
      </w:pPr>
      <w:commentRangeStart w:id="12"/>
      <w:r>
        <w:rPr>
          <w:rFonts w:hint="eastAsia"/>
        </w:rPr>
        <w:t>摘要</w:t>
      </w:r>
      <w:proofErr w:type="gramStart"/>
      <w:r>
        <w:rPr>
          <w:rFonts w:hint="eastAsia"/>
        </w:rPr>
        <w:t>要</w:t>
      </w:r>
      <w:proofErr w:type="gramEnd"/>
      <w:r>
        <w:rPr>
          <w:rFonts w:hint="eastAsia"/>
        </w:rPr>
        <w:t>针对本文。动态和“价值”简单两句话带过即可。</w:t>
      </w:r>
      <w:commentRangeEnd w:id="12"/>
      <w:r w:rsidR="00C73B4F">
        <w:rPr>
          <w:rStyle w:val="af0"/>
          <w:rFonts w:cs="Times New Roman"/>
          <w:color w:val="auto"/>
        </w:rPr>
        <w:commentReference w:id="12"/>
      </w:r>
    </w:p>
    <w:p w:rsidR="005B1A70" w:rsidRDefault="005B1A70" w:rsidP="00CE61A7">
      <w:pPr>
        <w:pStyle w:val="wxy0"/>
      </w:pPr>
    </w:p>
    <w:p w:rsidR="00776DA1" w:rsidRDefault="00E77271" w:rsidP="00CE61A7">
      <w:pPr>
        <w:pStyle w:val="wxy0"/>
      </w:pPr>
      <w:bookmarkStart w:id="13" w:name="_GoBack"/>
      <w:bookmarkEnd w:id="13"/>
      <w:r w:rsidRPr="00E77271">
        <w:rPr>
          <w:rFonts w:ascii="黑体" w:eastAsia="黑体" w:hAnsi="黑体" w:hint="eastAsia"/>
          <w:bCs/>
          <w:szCs w:val="28"/>
        </w:rPr>
        <w:t>关键词：</w:t>
      </w:r>
      <w:r w:rsidR="00CF0E47">
        <w:rPr>
          <w:rFonts w:hint="eastAsia"/>
          <w:bCs/>
          <w:szCs w:val="28"/>
        </w:rPr>
        <w:t>数据提取，</w:t>
      </w:r>
      <w:bookmarkStart w:id="14" w:name="OLE_LINK1"/>
      <w:r w:rsidR="00CF0E47">
        <w:rPr>
          <w:rFonts w:hint="eastAsia"/>
          <w:bCs/>
          <w:szCs w:val="28"/>
        </w:rPr>
        <w:t>异构数据</w:t>
      </w:r>
      <w:bookmarkEnd w:id="14"/>
      <w:r w:rsidR="00CF0E47">
        <w:rPr>
          <w:rFonts w:hint="eastAsia"/>
          <w:bCs/>
          <w:szCs w:val="28"/>
        </w:rPr>
        <w:t>转换</w:t>
      </w:r>
      <w:r w:rsidRPr="00E77271">
        <w:rPr>
          <w:rFonts w:hint="eastAsia"/>
          <w:bCs/>
          <w:szCs w:val="28"/>
        </w:rPr>
        <w:t>，</w:t>
      </w:r>
      <w:r w:rsidR="00CF0E47">
        <w:rPr>
          <w:rFonts w:hint="eastAsia"/>
          <w:bCs/>
          <w:szCs w:val="28"/>
        </w:rPr>
        <w:t>数据存储</w:t>
      </w:r>
      <w:r w:rsidRPr="00E77271">
        <w:rPr>
          <w:rFonts w:hint="eastAsia"/>
          <w:bCs/>
          <w:szCs w:val="28"/>
        </w:rPr>
        <w:t>，</w:t>
      </w:r>
      <w:r w:rsidR="00CF0E47">
        <w:rPr>
          <w:rFonts w:hint="eastAsia"/>
          <w:bCs/>
          <w:szCs w:val="28"/>
        </w:rPr>
        <w:t>数据建模</w:t>
      </w:r>
      <w:r w:rsidR="00EA73AF">
        <w:rPr>
          <w:rFonts w:hint="eastAsia"/>
          <w:bCs/>
          <w:szCs w:val="28"/>
        </w:rPr>
        <w:t>，关联数据</w:t>
      </w:r>
    </w:p>
    <w:p w:rsidR="00C04331" w:rsidRDefault="004C3E31" w:rsidP="00C04331">
      <w:pPr>
        <w:keepNext/>
        <w:pageBreakBefore/>
        <w:spacing w:line="360" w:lineRule="auto"/>
        <w:jc w:val="center"/>
        <w:rPr>
          <w:rFonts w:eastAsia="黑体"/>
          <w:sz w:val="52"/>
        </w:rPr>
      </w:pPr>
      <w:bookmarkStart w:id="15" w:name="_Toc3048529"/>
      <w:bookmarkStart w:id="16" w:name="_Toc33373796"/>
      <w:bookmarkStart w:id="17" w:name="_Toc60499531"/>
      <w:bookmarkStart w:id="18" w:name="_Toc61939039"/>
      <w:r>
        <w:rPr>
          <w:rFonts w:eastAsia="黑体" w:hint="eastAsia"/>
          <w:sz w:val="52"/>
        </w:rPr>
        <w:lastRenderedPageBreak/>
        <w:t>Data A</w:t>
      </w:r>
      <w:r>
        <w:rPr>
          <w:rFonts w:eastAsia="黑体"/>
          <w:sz w:val="52"/>
        </w:rPr>
        <w:t xml:space="preserve">nalysis and </w:t>
      </w:r>
      <w:r>
        <w:rPr>
          <w:rFonts w:eastAsia="黑体" w:hint="eastAsia"/>
          <w:sz w:val="52"/>
        </w:rPr>
        <w:t>S</w:t>
      </w:r>
      <w:r>
        <w:rPr>
          <w:rFonts w:eastAsia="黑体"/>
          <w:sz w:val="52"/>
        </w:rPr>
        <w:t xml:space="preserve">torage for </w:t>
      </w:r>
      <w:r>
        <w:rPr>
          <w:rFonts w:eastAsia="黑体" w:hint="eastAsia"/>
          <w:sz w:val="52"/>
        </w:rPr>
        <w:t>F</w:t>
      </w:r>
      <w:r>
        <w:rPr>
          <w:rFonts w:eastAsia="黑体"/>
          <w:sz w:val="52"/>
        </w:rPr>
        <w:t>ood</w:t>
      </w:r>
      <w:r>
        <w:rPr>
          <w:rFonts w:eastAsia="黑体" w:hint="eastAsia"/>
          <w:sz w:val="52"/>
        </w:rPr>
        <w:t xml:space="preserve"> D</w:t>
      </w:r>
      <w:r w:rsidRPr="004C3E31">
        <w:rPr>
          <w:rFonts w:eastAsia="黑体"/>
          <w:sz w:val="52"/>
        </w:rPr>
        <w:t>omain</w:t>
      </w:r>
    </w:p>
    <w:p w:rsidR="00776DA1" w:rsidRDefault="00776DA1" w:rsidP="00C31F30">
      <w:pPr>
        <w:pStyle w:val="1"/>
        <w:pageBreakBefore w:val="0"/>
        <w:numPr>
          <w:ilvl w:val="0"/>
          <w:numId w:val="0"/>
        </w:numPr>
        <w:spacing w:before="240"/>
      </w:pPr>
      <w:bookmarkStart w:id="19" w:name="_Toc514684401"/>
      <w:r>
        <w:rPr>
          <w:rFonts w:hint="eastAsia"/>
        </w:rPr>
        <w:t>A</w:t>
      </w:r>
      <w:r>
        <w:t>BSTRACT</w:t>
      </w:r>
      <w:bookmarkEnd w:id="15"/>
      <w:bookmarkEnd w:id="16"/>
      <w:bookmarkEnd w:id="17"/>
      <w:bookmarkEnd w:id="18"/>
      <w:bookmarkEnd w:id="19"/>
    </w:p>
    <w:p w:rsidR="00F02A09" w:rsidRDefault="00F02A09" w:rsidP="00F02A09">
      <w:pPr>
        <w:pStyle w:val="wxy0"/>
      </w:pPr>
      <w:r>
        <w:rPr>
          <w:rFonts w:hint="eastAsia"/>
        </w:rPr>
        <w:t>With the</w:t>
      </w:r>
      <w:r>
        <w:t xml:space="preserve"> rapid development</w:t>
      </w:r>
      <w:r>
        <w:rPr>
          <w:rFonts w:hint="eastAsia"/>
        </w:rPr>
        <w:t xml:space="preserve"> of</w:t>
      </w:r>
      <w:r w:rsidR="00FD3127">
        <w:rPr>
          <w:rFonts w:hint="eastAsia"/>
        </w:rPr>
        <w:t xml:space="preserve"> information field, </w:t>
      </w:r>
      <w:r>
        <w:rPr>
          <w:rFonts w:hint="eastAsia"/>
        </w:rPr>
        <w:t xml:space="preserve">great changes have been taken place in data these years. The changes shows in </w:t>
      </w:r>
      <w:r w:rsidR="00FD3127">
        <w:rPr>
          <w:rFonts w:hint="eastAsia"/>
        </w:rPr>
        <w:t>three</w:t>
      </w:r>
      <w:r>
        <w:rPr>
          <w:rFonts w:hint="eastAsia"/>
        </w:rPr>
        <w:t xml:space="preserve"> aspects: more data type</w:t>
      </w:r>
      <w:r w:rsidR="00FD3127">
        <w:rPr>
          <w:rFonts w:hint="eastAsia"/>
        </w:rPr>
        <w:t>s</w:t>
      </w:r>
      <w:r>
        <w:rPr>
          <w:rFonts w:hint="eastAsia"/>
        </w:rPr>
        <w:t xml:space="preserve">, </w:t>
      </w:r>
      <w:r>
        <w:t>more complex data structure</w:t>
      </w:r>
      <w:r>
        <w:rPr>
          <w:rFonts w:hint="eastAsia"/>
        </w:rPr>
        <w:t xml:space="preserve"> and bigger </w:t>
      </w:r>
      <w:r>
        <w:t>data volume</w:t>
      </w:r>
      <w:r>
        <w:rPr>
          <w:rFonts w:hint="eastAsia"/>
        </w:rPr>
        <w:t>.</w:t>
      </w:r>
    </w:p>
    <w:p w:rsidR="00F02A09" w:rsidRDefault="00F02A09" w:rsidP="00AA1E1F">
      <w:pPr>
        <w:pStyle w:val="wxy0"/>
      </w:pPr>
      <w:r>
        <w:rPr>
          <w:rFonts w:hint="eastAsia"/>
        </w:rPr>
        <w:t xml:space="preserve">The initially data type only contains string and number, but now there comes </w:t>
      </w:r>
      <w:r>
        <w:t>graphics, multimedia, cube, time series, flow data</w:t>
      </w:r>
      <w:r>
        <w:rPr>
          <w:rFonts w:hint="eastAsia"/>
        </w:rPr>
        <w:t xml:space="preserve"> etc. </w:t>
      </w:r>
      <w:r>
        <w:t xml:space="preserve">At the same time, compared with the previous structured data, semi-structured </w:t>
      </w:r>
      <w:r w:rsidR="00FD3127">
        <w:t xml:space="preserve">data </w:t>
      </w:r>
      <w:r>
        <w:t xml:space="preserve">or unstructured data </w:t>
      </w:r>
      <w:r w:rsidR="00FD3127">
        <w:rPr>
          <w:rFonts w:hint="eastAsia"/>
        </w:rPr>
        <w:t>are</w:t>
      </w:r>
      <w:r>
        <w:rPr>
          <w:rFonts w:hint="eastAsia"/>
        </w:rPr>
        <w:t xml:space="preserve"> more</w:t>
      </w:r>
      <w:r w:rsidR="00FD3127">
        <w:rPr>
          <w:rFonts w:hint="eastAsia"/>
        </w:rPr>
        <w:t xml:space="preserve"> and more</w:t>
      </w:r>
      <w:r>
        <w:rPr>
          <w:rFonts w:hint="eastAsia"/>
        </w:rPr>
        <w:t>.</w:t>
      </w:r>
      <w:r w:rsidR="006C6BDE">
        <w:rPr>
          <w:rFonts w:hint="eastAsia"/>
        </w:rPr>
        <w:t xml:space="preserve"> There structure</w:t>
      </w:r>
      <w:r w:rsidR="00FD3127">
        <w:rPr>
          <w:rFonts w:hint="eastAsia"/>
        </w:rPr>
        <w:t>s</w:t>
      </w:r>
      <w:r w:rsidR="006C6BDE">
        <w:rPr>
          <w:rFonts w:hint="eastAsia"/>
        </w:rPr>
        <w:t xml:space="preserve"> are more complex, which greatly increase</w:t>
      </w:r>
      <w:r w:rsidR="00FD3127">
        <w:rPr>
          <w:rFonts w:hint="eastAsia"/>
        </w:rPr>
        <w:t>s</w:t>
      </w:r>
      <w:r w:rsidR="006C6BDE">
        <w:rPr>
          <w:rFonts w:hint="eastAsia"/>
        </w:rPr>
        <w:t xml:space="preserve"> the difficulty of data modeling. L</w:t>
      </w:r>
      <w:r w:rsidR="006C6BDE" w:rsidRPr="006C6BDE">
        <w:t>ast but not least</w:t>
      </w:r>
      <w:r w:rsidR="006C6BDE">
        <w:rPr>
          <w:rFonts w:hint="eastAsia"/>
        </w:rPr>
        <w:t>, w</w:t>
      </w:r>
      <w:r>
        <w:t>ith the development of digital technology, the data</w:t>
      </w:r>
      <w:r w:rsidR="006C6BDE">
        <w:rPr>
          <w:rFonts w:hint="eastAsia"/>
        </w:rPr>
        <w:t xml:space="preserve"> volume </w:t>
      </w:r>
      <w:r w:rsidR="006C6BDE">
        <w:t>increased rapidly</w:t>
      </w:r>
      <w:r w:rsidR="006C6BDE">
        <w:rPr>
          <w:rFonts w:hint="eastAsia"/>
        </w:rPr>
        <w:t xml:space="preserve"> </w:t>
      </w:r>
      <w:r>
        <w:t>to TB even PB level, which cause</w:t>
      </w:r>
      <w:r w:rsidR="00FD3127">
        <w:rPr>
          <w:rFonts w:hint="eastAsia"/>
        </w:rPr>
        <w:t>d</w:t>
      </w:r>
      <w:r>
        <w:t xml:space="preserve"> the rise of the </w:t>
      </w:r>
      <w:r w:rsidR="006C6BDE">
        <w:t>"big data"</w:t>
      </w:r>
      <w:r w:rsidR="006C6BDE">
        <w:rPr>
          <w:rFonts w:hint="eastAsia"/>
        </w:rPr>
        <w:t xml:space="preserve"> </w:t>
      </w:r>
      <w:r>
        <w:t>concept.</w:t>
      </w:r>
      <w:r w:rsidR="006C6BDE">
        <w:rPr>
          <w:rFonts w:hint="eastAsia"/>
        </w:rPr>
        <w:t xml:space="preserve"> </w:t>
      </w:r>
      <w:r w:rsidR="00FD3127">
        <w:rPr>
          <w:rFonts w:hint="eastAsia"/>
        </w:rPr>
        <w:t>This</w:t>
      </w:r>
      <w:r>
        <w:t xml:space="preserve"> </w:t>
      </w:r>
      <w:r w:rsidR="00FD3127">
        <w:rPr>
          <w:rFonts w:hint="eastAsia"/>
        </w:rPr>
        <w:t>massive</w:t>
      </w:r>
      <w:r>
        <w:t xml:space="preserve"> data, however, makes the original structure not fully supported</w:t>
      </w:r>
      <w:r w:rsidR="006C6BDE">
        <w:rPr>
          <w:rFonts w:hint="eastAsia"/>
        </w:rPr>
        <w:t>. Also, it affects</w:t>
      </w:r>
      <w:r>
        <w:t xml:space="preserve"> </w:t>
      </w:r>
      <w:r w:rsidR="006C6BDE">
        <w:rPr>
          <w:rFonts w:hint="eastAsia"/>
        </w:rPr>
        <w:t xml:space="preserve">data </w:t>
      </w:r>
      <w:r w:rsidR="006C6BDE">
        <w:t>storage and processin</w:t>
      </w:r>
      <w:r w:rsidR="006C6BDE">
        <w:rPr>
          <w:rFonts w:hint="eastAsia"/>
        </w:rPr>
        <w:t>g</w:t>
      </w:r>
      <w:r w:rsidR="00AA1E1F">
        <w:rPr>
          <w:rFonts w:hint="eastAsia"/>
        </w:rPr>
        <w:t xml:space="preserve"> function</w:t>
      </w:r>
      <w:r>
        <w:t>.</w:t>
      </w:r>
      <w:r w:rsidR="006C6BDE">
        <w:rPr>
          <w:rFonts w:hint="eastAsia"/>
        </w:rPr>
        <w:t xml:space="preserve"> </w:t>
      </w:r>
      <w:r>
        <w:t xml:space="preserve">Similarly, </w:t>
      </w:r>
      <w:r w:rsidR="006C6BDE">
        <w:rPr>
          <w:rFonts w:hint="eastAsia"/>
        </w:rPr>
        <w:t xml:space="preserve">because of the changing </w:t>
      </w:r>
      <w:r>
        <w:t>data management system, diversification of development platform</w:t>
      </w:r>
      <w:r w:rsidR="006C6BDE">
        <w:rPr>
          <w:rFonts w:hint="eastAsia"/>
        </w:rPr>
        <w:t xml:space="preserve"> and </w:t>
      </w:r>
      <w:r>
        <w:t>the</w:t>
      </w:r>
      <w:r w:rsidR="006C6BDE">
        <w:rPr>
          <w:rFonts w:hint="eastAsia"/>
        </w:rPr>
        <w:t xml:space="preserve"> high complexity</w:t>
      </w:r>
      <w:r>
        <w:t xml:space="preserve"> </w:t>
      </w:r>
      <w:r w:rsidR="006C6BDE">
        <w:t xml:space="preserve">system </w:t>
      </w:r>
      <w:r>
        <w:t xml:space="preserve">application, </w:t>
      </w:r>
      <w:r w:rsidR="006C6BDE">
        <w:t>data sharing is a common issue</w:t>
      </w:r>
      <w:r w:rsidR="006C6BDE">
        <w:rPr>
          <w:rFonts w:hint="eastAsia"/>
        </w:rPr>
        <w:t xml:space="preserve">. So we should consider the problem of </w:t>
      </w:r>
      <w:r>
        <w:t>heterogeneous data transformation and processing</w:t>
      </w:r>
      <w:r w:rsidR="003A09B4">
        <w:rPr>
          <w:rFonts w:hint="eastAsia"/>
        </w:rPr>
        <w:t>, too.</w:t>
      </w:r>
    </w:p>
    <w:p w:rsidR="00776DA1" w:rsidRDefault="00FD3127" w:rsidP="00F02A09">
      <w:pPr>
        <w:pStyle w:val="wxy0"/>
      </w:pPr>
      <w:r>
        <w:rPr>
          <w:rFonts w:hint="eastAsia"/>
        </w:rPr>
        <w:t>I</w:t>
      </w:r>
      <w:r>
        <w:t>n the past few decades</w:t>
      </w:r>
      <w:r>
        <w:rPr>
          <w:rFonts w:hint="eastAsia"/>
        </w:rPr>
        <w:t>, dat</w:t>
      </w:r>
      <w:r w:rsidR="00F02A09">
        <w:t xml:space="preserve">a field </w:t>
      </w:r>
      <w:r>
        <w:t>has made great progress</w:t>
      </w:r>
      <w:r>
        <w:rPr>
          <w:rFonts w:hint="eastAsia"/>
        </w:rPr>
        <w:t>. H</w:t>
      </w:r>
      <w:r w:rsidR="00F02A09">
        <w:t xml:space="preserve">owever it </w:t>
      </w:r>
      <w:r>
        <w:rPr>
          <w:rFonts w:hint="eastAsia"/>
        </w:rPr>
        <w:t>also brings many challenges.</w:t>
      </w:r>
      <w:r w:rsidR="003A09B4">
        <w:rPr>
          <w:rFonts w:hint="eastAsia"/>
        </w:rPr>
        <w:t xml:space="preserve"> </w:t>
      </w:r>
      <w:r w:rsidR="00F02A09">
        <w:t xml:space="preserve">How to integrate the heterogeneous data, </w:t>
      </w:r>
      <w:r>
        <w:rPr>
          <w:rFonts w:hint="eastAsia"/>
        </w:rPr>
        <w:t xml:space="preserve">or </w:t>
      </w:r>
      <w:r w:rsidR="00F02A09">
        <w:t>manage a variety of data types</w:t>
      </w:r>
      <w:r>
        <w:rPr>
          <w:rFonts w:hint="eastAsia"/>
        </w:rPr>
        <w:t xml:space="preserve"> or</w:t>
      </w:r>
      <w:r w:rsidR="00F02A09">
        <w:t xml:space="preserve"> achieve a perfect model </w:t>
      </w:r>
      <w:r>
        <w:rPr>
          <w:rFonts w:hint="eastAsia"/>
        </w:rPr>
        <w:t>for</w:t>
      </w:r>
      <w:r w:rsidR="00F02A09">
        <w:t xml:space="preserve"> a complex object are </w:t>
      </w:r>
      <w:r>
        <w:rPr>
          <w:rFonts w:hint="eastAsia"/>
        </w:rPr>
        <w:t xml:space="preserve">all the </w:t>
      </w:r>
      <w:r>
        <w:t xml:space="preserve">problems </w:t>
      </w:r>
      <w:r w:rsidR="00F02A09">
        <w:t xml:space="preserve">we </w:t>
      </w:r>
      <w:r w:rsidR="00AA1E1F">
        <w:rPr>
          <w:rFonts w:hint="eastAsia"/>
        </w:rPr>
        <w:t xml:space="preserve">are </w:t>
      </w:r>
      <w:r w:rsidR="00F02A09">
        <w:t>urgent to solve.</w:t>
      </w:r>
    </w:p>
    <w:p w:rsidR="00CE61A7" w:rsidRPr="00FD3127" w:rsidRDefault="00FD3127" w:rsidP="00FD3127">
      <w:pPr>
        <w:pStyle w:val="wxy0"/>
        <w:tabs>
          <w:tab w:val="left" w:pos="5340"/>
        </w:tabs>
      </w:pPr>
      <w:r>
        <w:tab/>
      </w:r>
    </w:p>
    <w:p w:rsidR="00776DA1" w:rsidRPr="00BC0E61" w:rsidRDefault="00776DA1" w:rsidP="00CE61A7">
      <w:pPr>
        <w:pStyle w:val="wxy0"/>
      </w:pPr>
    </w:p>
    <w:p w:rsidR="00776DA1" w:rsidRPr="00CE61A7" w:rsidRDefault="00E77271" w:rsidP="00EF2B43">
      <w:pPr>
        <w:pStyle w:val="wxy0"/>
        <w:ind w:left="480" w:firstLineChars="0" w:firstLine="2"/>
      </w:pPr>
      <w:r w:rsidRPr="00CE61A7">
        <w:rPr>
          <w:b/>
        </w:rPr>
        <w:t>Keywords:</w:t>
      </w:r>
      <w:r w:rsidRPr="00CE61A7">
        <w:t xml:space="preserve"> </w:t>
      </w:r>
      <w:r w:rsidR="00EF2B43">
        <w:rPr>
          <w:rFonts w:hint="eastAsia"/>
        </w:rPr>
        <w:t>D</w:t>
      </w:r>
      <w:r w:rsidR="00EF2B43" w:rsidRPr="00EF2B43">
        <w:t>ata extraction</w:t>
      </w:r>
      <w:r w:rsidR="00EF2B43">
        <w:rPr>
          <w:rFonts w:hint="eastAsia"/>
        </w:rPr>
        <w:t xml:space="preserve">, </w:t>
      </w:r>
      <w:r w:rsidR="00AA1E1F" w:rsidRPr="00AA1E1F">
        <w:t xml:space="preserve">heterogeneous </w:t>
      </w:r>
      <w:r w:rsidR="00AA1E1F">
        <w:rPr>
          <w:rFonts w:hint="eastAsia"/>
        </w:rPr>
        <w:t>data</w:t>
      </w:r>
      <w:r w:rsidR="00EA73AF">
        <w:rPr>
          <w:rFonts w:hint="eastAsia"/>
        </w:rPr>
        <w:t xml:space="preserve"> conversion,</w:t>
      </w:r>
      <w:r w:rsidR="00EF2B43">
        <w:rPr>
          <w:rFonts w:hint="eastAsia"/>
        </w:rPr>
        <w:t xml:space="preserve"> </w:t>
      </w:r>
      <w:r w:rsidR="00EF2B43" w:rsidRPr="00EF2B43">
        <w:t>data storage</w:t>
      </w:r>
      <w:r w:rsidR="00EF2B43">
        <w:rPr>
          <w:rFonts w:hint="eastAsia"/>
        </w:rPr>
        <w:t xml:space="preserve">, </w:t>
      </w:r>
      <w:r w:rsidR="00EF2B43" w:rsidRPr="00EF2B43">
        <w:t>data modeling</w:t>
      </w:r>
      <w:r w:rsidR="00EF2B43">
        <w:rPr>
          <w:rFonts w:hint="eastAsia"/>
        </w:rPr>
        <w:t>, Relational data</w:t>
      </w:r>
      <w:r w:rsidR="00EA73AF">
        <w:rPr>
          <w:rFonts w:hint="eastAsia"/>
        </w:rPr>
        <w:t xml:space="preserve"> </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1"/>
          <w:footerReference w:type="even" r:id="rId12"/>
          <w:footerReference w:type="default" r:id="rId13"/>
          <w:pgSz w:w="11906" w:h="16838" w:code="9"/>
          <w:pgMar w:top="1701" w:right="1474" w:bottom="1701" w:left="2041" w:header="1134" w:footer="1134" w:gutter="0"/>
          <w:pgNumType w:fmt="upperRoman" w:start="1"/>
          <w:cols w:space="425"/>
          <w:docGrid w:linePitch="312"/>
        </w:sectPr>
      </w:pPr>
    </w:p>
    <w:p w:rsidR="00B207C4" w:rsidRDefault="00B207C4" w:rsidP="00B207C4">
      <w:pPr>
        <w:pStyle w:val="1"/>
        <w:spacing w:before="240"/>
      </w:pPr>
      <w:bookmarkStart w:id="20" w:name="_Toc514684402"/>
      <w:r>
        <w:rPr>
          <w:rFonts w:hint="eastAsia"/>
        </w:rPr>
        <w:lastRenderedPageBreak/>
        <w:t>绪论</w:t>
      </w:r>
      <w:bookmarkEnd w:id="20"/>
    </w:p>
    <w:p w:rsidR="00B207C4" w:rsidRPr="00FF334B" w:rsidRDefault="00B207C4" w:rsidP="00B207C4">
      <w:pPr>
        <w:pStyle w:val="wxy0"/>
      </w:pPr>
      <w:r>
        <w:rPr>
          <w:rFonts w:hint="eastAsia"/>
        </w:rPr>
        <w:t>本章主要描述了数据分析和存储的背景，意义。分析了相关课题的研究现状，提出了本文要研究的重点内容和目标。</w:t>
      </w:r>
    </w:p>
    <w:p w:rsidR="00B207C4" w:rsidRDefault="00B207C4" w:rsidP="00B207C4">
      <w:pPr>
        <w:pStyle w:val="2"/>
        <w:spacing w:before="120" w:after="120"/>
      </w:pPr>
      <w:bookmarkStart w:id="21" w:name="_Toc514684403"/>
      <w:r>
        <w:rPr>
          <w:rFonts w:hint="eastAsia"/>
        </w:rPr>
        <w:t>数据分析和存储的背景及意义</w:t>
      </w:r>
      <w:bookmarkEnd w:id="21"/>
    </w:p>
    <w:p w:rsidR="00B207C4" w:rsidRPr="003D567B" w:rsidRDefault="00B207C4" w:rsidP="00B207C4">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而使用数据库技术可以条理分明的管理数据，使人们更加方便和迅速的管理它们，可以保持数据信息的一致性，完整性，低冗余性，甚至可以增加数据的智能性。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B207C4" w:rsidRDefault="00B207C4" w:rsidP="00B207C4">
      <w:pPr>
        <w:pStyle w:val="2"/>
        <w:spacing w:before="120" w:after="120"/>
      </w:pPr>
      <w:bookmarkStart w:id="22" w:name="_Toc514684404"/>
      <w:r>
        <w:rPr>
          <w:rFonts w:hint="eastAsia"/>
        </w:rPr>
        <w:t>数据领域现状及存在的问题</w:t>
      </w:r>
      <w:bookmarkEnd w:id="22"/>
    </w:p>
    <w:p w:rsidR="00B207C4" w:rsidRDefault="00B207C4" w:rsidP="00B207C4">
      <w:pPr>
        <w:pStyle w:val="3"/>
        <w:spacing w:before="120" w:after="120"/>
      </w:pPr>
      <w:bookmarkStart w:id="23" w:name="_Toc514684405"/>
      <w:r>
        <w:rPr>
          <w:rFonts w:hint="eastAsia"/>
        </w:rPr>
        <w:t>数据分析</w:t>
      </w:r>
      <w:r w:rsidR="008D02B2">
        <w:rPr>
          <w:rFonts w:hint="eastAsia"/>
        </w:rPr>
        <w:t>的现状和</w:t>
      </w:r>
      <w:r>
        <w:rPr>
          <w:rFonts w:hint="eastAsia"/>
        </w:rPr>
        <w:t>存在的问题</w:t>
      </w:r>
      <w:bookmarkEnd w:id="23"/>
    </w:p>
    <w:p w:rsidR="00B207C4" w:rsidRDefault="00B207C4" w:rsidP="00D056B9">
      <w:pPr>
        <w:pStyle w:val="wxy0"/>
        <w:ind w:firstLineChars="0"/>
      </w:pPr>
      <w:r>
        <w:t>数据管理系统不断发展和变化</w:t>
      </w:r>
      <w:r>
        <w:rPr>
          <w:rFonts w:hint="eastAsia"/>
        </w:rPr>
        <w:t>，</w:t>
      </w:r>
      <w:r>
        <w:t>日常生活中人们用以存储和操作数据的工具</w:t>
      </w:r>
      <w:r w:rsidR="00770CA0">
        <w:t>或应用</w:t>
      </w:r>
      <w:r>
        <w:t>各有不同</w:t>
      </w:r>
      <w:r>
        <w:rPr>
          <w:rFonts w:hint="eastAsia"/>
        </w:rPr>
        <w:t>，再加上其他技术性问题，实际</w:t>
      </w:r>
      <w:r>
        <w:t>项目中异构数据的存在现象十分广泛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对这些碎片化的数据整合势在必行，我们需要先进行数据分析（解析）。国外对异构数据转换研究开始的比国内早，他们目前已经在异构数据库集成，数据转换规则等上面有了较成熟的理论及技术。国内也已经开始了一些成功产品以方便数据的共享和转换，我在研究过程中简单借鉴他们的思路。</w:t>
      </w:r>
    </w:p>
    <w:p w:rsidR="00B207C4" w:rsidRDefault="00B207C4" w:rsidP="00B207C4">
      <w:pPr>
        <w:pStyle w:val="3"/>
        <w:spacing w:before="120" w:after="120"/>
      </w:pPr>
      <w:bookmarkStart w:id="24" w:name="_Toc514684406"/>
      <w:r>
        <w:rPr>
          <w:rFonts w:hint="eastAsia"/>
        </w:rPr>
        <w:t>数据存储</w:t>
      </w:r>
      <w:r w:rsidR="008D02B2">
        <w:rPr>
          <w:rFonts w:hint="eastAsia"/>
        </w:rPr>
        <w:t>的现状和存在的问题</w:t>
      </w:r>
      <w:bookmarkEnd w:id="24"/>
    </w:p>
    <w:p w:rsidR="00B207C4" w:rsidRPr="00B66647" w:rsidRDefault="00B207C4" w:rsidP="00B207C4">
      <w:pPr>
        <w:pStyle w:val="wxy0"/>
      </w:pPr>
      <w:r>
        <w:rPr>
          <w:rFonts w:hint="eastAsia"/>
        </w:rPr>
        <w:t>数据存储技术发展以来，一直在面临和</w:t>
      </w:r>
      <w:proofErr w:type="gramStart"/>
      <w:r>
        <w:rPr>
          <w:rFonts w:hint="eastAsia"/>
        </w:rPr>
        <w:t>解决着</w:t>
      </w:r>
      <w:proofErr w:type="gramEnd"/>
      <w:r>
        <w:rPr>
          <w:rFonts w:hint="eastAsia"/>
        </w:rPr>
        <w:t>多种多样的挑战。数据显示，</w:t>
      </w:r>
      <w:r>
        <w:rPr>
          <w:rFonts w:hint="eastAsia"/>
        </w:rPr>
        <w:t>2010</w:t>
      </w:r>
      <w:r>
        <w:rPr>
          <w:rFonts w:hint="eastAsia"/>
        </w:rPr>
        <w:t>年全球存储的信息总量超过</w:t>
      </w:r>
      <w:r>
        <w:rPr>
          <w:rFonts w:hint="eastAsia"/>
        </w:rPr>
        <w:t>1.2ZB</w:t>
      </w:r>
      <w:r>
        <w:rPr>
          <w:rFonts w:hint="eastAsia"/>
        </w:rPr>
        <w:t>，</w:t>
      </w:r>
      <w:r>
        <w:rPr>
          <w:rFonts w:hint="eastAsia"/>
        </w:rPr>
        <w:t>2011</w:t>
      </w:r>
      <w:r>
        <w:rPr>
          <w:rFonts w:hint="eastAsia"/>
        </w:rPr>
        <w:t>年则继续增长了</w:t>
      </w:r>
      <w:r>
        <w:rPr>
          <w:rFonts w:hint="eastAsia"/>
        </w:rPr>
        <w:t>0.6ZB</w:t>
      </w:r>
      <w:r>
        <w:rPr>
          <w:rFonts w:hint="eastAsia"/>
        </w:rPr>
        <w:t>，而且这种增长还在加速，根据</w:t>
      </w:r>
      <w:r>
        <w:rPr>
          <w:rFonts w:hint="eastAsia"/>
        </w:rPr>
        <w:t>IDC2011</w:t>
      </w:r>
      <w:r>
        <w:rPr>
          <w:rFonts w:hint="eastAsia"/>
        </w:rPr>
        <w:t>年发布的宇宙数据研究，全球信息总量每过两年，就会增长一倍。加速增长数据总量将到达了让人心惊的程度，按照目前的速度下去，</w:t>
      </w:r>
      <w:r>
        <w:rPr>
          <w:rFonts w:hint="eastAsia"/>
        </w:rPr>
        <w:t>2025</w:t>
      </w:r>
      <w:r>
        <w:rPr>
          <w:rFonts w:hint="eastAsia"/>
        </w:rPr>
        <w:t>年将达到</w:t>
      </w:r>
      <w:r>
        <w:rPr>
          <w:rFonts w:hint="eastAsia"/>
        </w:rPr>
        <w:t>35ZB</w:t>
      </w:r>
      <w:r>
        <w:rPr>
          <w:rFonts w:hint="eastAsia"/>
        </w:rPr>
        <w:t>。大量的数据在不断产生，而</w:t>
      </w:r>
      <w:r w:rsidR="00840509">
        <w:rPr>
          <w:rFonts w:hint="eastAsia"/>
        </w:rPr>
        <w:t>它</w:t>
      </w:r>
      <w:r>
        <w:rPr>
          <w:rFonts w:hint="eastAsia"/>
        </w:rPr>
        <w:t>们</w:t>
      </w:r>
      <w:r w:rsidRPr="00C73B4F">
        <w:rPr>
          <w:rFonts w:hint="eastAsia"/>
          <w:rPrChange w:id="25" w:author="ASUS" w:date="2018-05-24T23:57:00Z">
            <w:rPr>
              <w:rFonts w:hint="eastAsia"/>
              <w:color w:val="FF0000"/>
            </w:rPr>
          </w:rPrChange>
        </w:rPr>
        <w:t>的复杂程度，类型多样性同样也来也大，越来越多</w:t>
      </w:r>
      <w:r>
        <w:rPr>
          <w:rFonts w:hint="eastAsia"/>
        </w:rPr>
        <w:t>。如何实现对数据的有效存储，高效访问，方便共享和安全控制等都是信息时代非常重要的问题。</w:t>
      </w:r>
    </w:p>
    <w:p w:rsidR="00B207C4" w:rsidRDefault="00B207C4" w:rsidP="00B207C4">
      <w:pPr>
        <w:pStyle w:val="2"/>
        <w:spacing w:before="120" w:after="120"/>
      </w:pPr>
      <w:bookmarkStart w:id="26" w:name="_Toc514684407"/>
      <w:r>
        <w:rPr>
          <w:rFonts w:hint="eastAsia"/>
        </w:rPr>
        <w:lastRenderedPageBreak/>
        <w:t>本文研究内容及目标</w:t>
      </w:r>
      <w:bookmarkEnd w:id="26"/>
    </w:p>
    <w:p w:rsidR="00B207C4" w:rsidRDefault="00B207C4" w:rsidP="00B207C4">
      <w:pPr>
        <w:pStyle w:val="3"/>
        <w:spacing w:before="120" w:after="120"/>
      </w:pPr>
      <w:bookmarkStart w:id="27" w:name="_Toc514684408"/>
      <w:r>
        <w:rPr>
          <w:rFonts w:hint="eastAsia"/>
        </w:rPr>
        <w:t>研究背景</w:t>
      </w:r>
      <w:bookmarkEnd w:id="27"/>
    </w:p>
    <w:p w:rsidR="00840509" w:rsidRDefault="00840509" w:rsidP="00B207C4">
      <w:pPr>
        <w:ind w:firstLine="424"/>
        <w:rPr>
          <w:rFonts w:cs="宋体"/>
          <w:color w:val="000000"/>
          <w:sz w:val="24"/>
        </w:rPr>
      </w:pPr>
      <w:r>
        <w:rPr>
          <w:rFonts w:cs="宋体" w:hint="eastAsia"/>
          <w:color w:val="000000"/>
          <w:sz w:val="24"/>
        </w:rPr>
        <w:t>本文的研究工作基于一个食品方面的项目，选取该项目中的一个分支，即关于方便面口味研究的子项目，作为本文的基础数据和系统原型实现。</w:t>
      </w:r>
    </w:p>
    <w:p w:rsidR="00B207C4" w:rsidRPr="00B40DC3" w:rsidRDefault="00B207C4" w:rsidP="00B207C4">
      <w:pPr>
        <w:ind w:firstLine="424"/>
        <w:rPr>
          <w:rFonts w:cs="宋体"/>
          <w:color w:val="000000"/>
          <w:sz w:val="24"/>
        </w:rPr>
      </w:pPr>
      <w:r w:rsidRPr="00222710">
        <w:rPr>
          <w:rFonts w:cs="宋体" w:hint="eastAsia"/>
          <w:color w:val="000000"/>
          <w:sz w:val="24"/>
        </w:rPr>
        <w:t>本文我们将假设一个食物领域的场景，场景中有若干具体的示例，如：有品牌</w:t>
      </w:r>
      <w:r w:rsidRPr="00222710">
        <w:rPr>
          <w:rFonts w:cs="宋体" w:hint="eastAsia"/>
          <w:color w:val="000000"/>
          <w:sz w:val="24"/>
        </w:rPr>
        <w:t>A,B,C</w:t>
      </w:r>
      <w:r w:rsidRPr="00222710">
        <w:rPr>
          <w:rFonts w:cs="宋体" w:hint="eastAsia"/>
          <w:color w:val="000000"/>
          <w:sz w:val="24"/>
        </w:rPr>
        <w:t>生产了口味</w:t>
      </w:r>
      <w:proofErr w:type="spellStart"/>
      <w:r w:rsidRPr="00222710">
        <w:rPr>
          <w:rFonts w:cs="宋体" w:hint="eastAsia"/>
          <w:color w:val="000000"/>
          <w:sz w:val="24"/>
        </w:rPr>
        <w:t>a,b,c,d</w:t>
      </w:r>
      <w:proofErr w:type="spellEnd"/>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cs="宋体" w:hint="eastAsia"/>
          <w:color w:val="000000"/>
          <w:sz w:val="24"/>
        </w:rPr>
        <w:t>q</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r>
        <w:rPr>
          <w:rFonts w:cs="宋体" w:hint="eastAsia"/>
          <w:color w:val="000000"/>
          <w:sz w:val="24"/>
        </w:rPr>
        <w:t>我们需要根据如上场景为厂商提供一套或多套解决方案思路，方便它们在如上场景中方便的存储和管理数据，同时保证数据处理的高效率和安全性。此为研究背景。</w:t>
      </w:r>
    </w:p>
    <w:p w:rsidR="00B207C4" w:rsidRDefault="00B207C4" w:rsidP="00B207C4">
      <w:pPr>
        <w:pStyle w:val="3"/>
        <w:spacing w:before="120" w:after="120"/>
      </w:pPr>
      <w:bookmarkStart w:id="28" w:name="_Toc514684409"/>
      <w:r>
        <w:rPr>
          <w:rFonts w:hint="eastAsia"/>
        </w:rPr>
        <w:t>研究内容和目标</w:t>
      </w:r>
      <w:bookmarkEnd w:id="28"/>
    </w:p>
    <w:p w:rsidR="00B207C4" w:rsidRPr="00D81928" w:rsidRDefault="00B207C4" w:rsidP="00B207C4">
      <w:pPr>
        <w:ind w:firstLine="424"/>
        <w:rPr>
          <w:rFonts w:cs="宋体"/>
          <w:color w:val="000000"/>
          <w:sz w:val="24"/>
        </w:rPr>
      </w:pPr>
      <w:r>
        <w:rPr>
          <w:rFonts w:cs="宋体" w:hint="eastAsia"/>
          <w:color w:val="000000"/>
          <w:sz w:val="24"/>
        </w:rPr>
        <w:t>我们最终可以为厂商提供一个系统，简称为食物领域系统，可以方便它们上传文件，存储数据。为了使用方便，这个系统应该还包含简单的数据可视化界面以进行数据操作。本文研究目标</w:t>
      </w:r>
      <w:r w:rsidR="00840509">
        <w:rPr>
          <w:rFonts w:cs="宋体" w:hint="eastAsia"/>
          <w:color w:val="000000"/>
          <w:sz w:val="24"/>
        </w:rPr>
        <w:t>包括以下几个方面。</w:t>
      </w:r>
      <w:proofErr w:type="gramStart"/>
      <w:r>
        <w:rPr>
          <w:rFonts w:cs="宋体" w:hint="eastAsia"/>
          <w:color w:val="000000"/>
          <w:sz w:val="24"/>
        </w:rPr>
        <w:t>一</w:t>
      </w:r>
      <w:proofErr w:type="gramEnd"/>
      <w:r>
        <w:rPr>
          <w:rFonts w:cs="宋体" w:hint="eastAsia"/>
          <w:color w:val="000000"/>
          <w:sz w:val="24"/>
        </w:rPr>
        <w:t>：如何存储厂商提供的原始数据（主要是</w:t>
      </w:r>
      <w:proofErr w:type="spellStart"/>
      <w:r>
        <w:rPr>
          <w:rFonts w:cs="宋体" w:hint="eastAsia"/>
          <w:color w:val="000000"/>
          <w:sz w:val="24"/>
        </w:rPr>
        <w:t>excel,txt</w:t>
      </w:r>
      <w:proofErr w:type="spellEnd"/>
      <w:r>
        <w:rPr>
          <w:rFonts w:cs="宋体" w:hint="eastAsia"/>
          <w:color w:val="000000"/>
          <w:sz w:val="24"/>
        </w:rPr>
        <w:t>或图片格式），并将其转换为方便进行下一步处理的统一格式。二：如何为原始数据选择合适的数据结构和数据库管理工具进行存储和管理（如何存储复杂对象；当场景不断变化时，应该如何灵活适应。）。三：为厂商提供一些简易，实用的工具，以方便非</w:t>
      </w:r>
      <w:r>
        <w:rPr>
          <w:rFonts w:cs="宋体" w:hint="eastAsia"/>
          <w:color w:val="000000"/>
          <w:sz w:val="24"/>
        </w:rPr>
        <w:t>IT</w:t>
      </w:r>
      <w:r>
        <w:rPr>
          <w:rFonts w:cs="宋体" w:hint="eastAsia"/>
          <w:color w:val="000000"/>
          <w:sz w:val="24"/>
        </w:rPr>
        <w:t>人士管理数据。如数据可视化，数据查找，数据管理等。</w:t>
      </w:r>
    </w:p>
    <w:p w:rsidR="00B207C4" w:rsidRDefault="00B207C4" w:rsidP="00B207C4">
      <w:pPr>
        <w:pStyle w:val="2"/>
        <w:spacing w:before="120" w:after="120"/>
      </w:pPr>
      <w:bookmarkStart w:id="29" w:name="_Toc514684410"/>
      <w:r>
        <w:rPr>
          <w:rFonts w:hint="eastAsia"/>
        </w:rPr>
        <w:t>本文组织结构</w:t>
      </w:r>
      <w:bookmarkEnd w:id="29"/>
    </w:p>
    <w:p w:rsidR="00B207C4" w:rsidRPr="004948B7" w:rsidRDefault="00B207C4" w:rsidP="00B207C4">
      <w:pPr>
        <w:ind w:firstLine="424"/>
        <w:rPr>
          <w:rFonts w:cs="宋体"/>
          <w:color w:val="000000"/>
          <w:sz w:val="24"/>
        </w:rPr>
      </w:pPr>
      <w:r w:rsidRPr="00C73B4F">
        <w:rPr>
          <w:rFonts w:cs="宋体" w:hint="eastAsia"/>
          <w:color w:val="FF0000"/>
          <w:sz w:val="24"/>
        </w:rPr>
        <w:t>以下的论文</w:t>
      </w:r>
      <w:r>
        <w:rPr>
          <w:rFonts w:cs="宋体" w:hint="eastAsia"/>
          <w:color w:val="000000"/>
          <w:sz w:val="24"/>
        </w:rPr>
        <w:t>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想法。第三章对应数据存储问题，通过对市场上常见的几种数据库思想及其典型数据库工具的对比分析，得出不同的建模思路，对该场景下不同的示例进行了建模分析，最后还通过性能分析工具</w:t>
      </w:r>
      <w:r>
        <w:rPr>
          <w:rFonts w:cs="宋体" w:hint="eastAsia"/>
          <w:color w:val="000000"/>
          <w:sz w:val="24"/>
        </w:rPr>
        <w:t>XX</w:t>
      </w:r>
      <w:r>
        <w:rPr>
          <w:rFonts w:cs="宋体" w:hint="eastAsia"/>
          <w:color w:val="000000"/>
          <w:sz w:val="24"/>
        </w:rPr>
        <w:t>进行了</w:t>
      </w:r>
      <w:proofErr w:type="gramStart"/>
      <w:r>
        <w:rPr>
          <w:rFonts w:cs="宋体" w:hint="eastAsia"/>
          <w:color w:val="000000"/>
          <w:sz w:val="24"/>
        </w:rPr>
        <w:t>增删改查等</w:t>
      </w:r>
      <w:proofErr w:type="gramEnd"/>
      <w:r>
        <w:rPr>
          <w:rFonts w:cs="宋体" w:hint="eastAsia"/>
          <w:color w:val="000000"/>
          <w:sz w:val="24"/>
        </w:rPr>
        <w:t>数据操作的性能对比。第四章是整个系统的架构，界面，功能展示，同时给出了针对第三个目标的答案。第五章是总结篇，提出了我的结论，同时抛出了本人力不能逮，尚未解决的问题。</w:t>
      </w:r>
    </w:p>
    <w:p w:rsidR="002A1BC9" w:rsidRPr="00222710" w:rsidRDefault="008D6016" w:rsidP="002A1BC9">
      <w:r>
        <w:rPr>
          <w:rFonts w:hint="eastAsia"/>
        </w:rPr>
        <w:t>所有主要的结论都</w:t>
      </w:r>
      <w:proofErr w:type="gramStart"/>
      <w:r>
        <w:rPr>
          <w:rFonts w:hint="eastAsia"/>
        </w:rPr>
        <w:t>都</w:t>
      </w:r>
      <w:proofErr w:type="gramEnd"/>
      <w:r>
        <w:rPr>
          <w:rFonts w:hint="eastAsia"/>
        </w:rPr>
        <w:t>必须有参考文献的引用。</w:t>
      </w:r>
    </w:p>
    <w:p w:rsidR="008F596D" w:rsidRDefault="008F596D" w:rsidP="008F596D">
      <w:pPr>
        <w:pStyle w:val="1"/>
        <w:spacing w:before="240"/>
      </w:pPr>
      <w:bookmarkStart w:id="30" w:name="_Toc514684411"/>
      <w:r>
        <w:rPr>
          <w:rFonts w:hint="eastAsia"/>
        </w:rPr>
        <w:lastRenderedPageBreak/>
        <w:t>数据分析</w:t>
      </w:r>
      <w:bookmarkEnd w:id="30"/>
    </w:p>
    <w:p w:rsidR="008F596D" w:rsidRPr="00C45131" w:rsidRDefault="008F596D" w:rsidP="008F596D">
      <w:pPr>
        <w:pStyle w:val="wxy0"/>
      </w:pPr>
      <w:r>
        <w:rPr>
          <w:rFonts w:hint="eastAsia"/>
        </w:rPr>
        <w:t>本章</w:t>
      </w:r>
      <w:r w:rsidR="008D6016">
        <w:rPr>
          <w:rFonts w:hint="eastAsia"/>
        </w:rPr>
        <w:t>探讨</w:t>
      </w:r>
      <w:r>
        <w:rPr>
          <w:rFonts w:hint="eastAsia"/>
        </w:rPr>
        <w:t>数据分析</w:t>
      </w:r>
      <w:r w:rsidR="008D6016">
        <w:rPr>
          <w:rFonts w:hint="eastAsia"/>
        </w:rPr>
        <w:t>的方法</w:t>
      </w:r>
      <w:r>
        <w:rPr>
          <w:rFonts w:hint="eastAsia"/>
        </w:rPr>
        <w:t>：</w:t>
      </w:r>
      <w:r w:rsidR="008D6016">
        <w:rPr>
          <w:rFonts w:hint="eastAsia"/>
        </w:rPr>
        <w:t>给出</w:t>
      </w:r>
      <w:r>
        <w:rPr>
          <w:rFonts w:hint="eastAsia"/>
        </w:rPr>
        <w:t>本文中数据分析的概念</w:t>
      </w:r>
      <w:r w:rsidR="008D6016">
        <w:rPr>
          <w:rFonts w:hint="eastAsia"/>
        </w:rPr>
        <w:t>定义</w:t>
      </w:r>
      <w:r>
        <w:rPr>
          <w:rFonts w:hint="eastAsia"/>
        </w:rPr>
        <w:t>，并引出针对不同类型数据的处理方法。</w:t>
      </w:r>
    </w:p>
    <w:p w:rsidR="008F596D" w:rsidRDefault="00D34D9D" w:rsidP="008F596D">
      <w:pPr>
        <w:pStyle w:val="2"/>
        <w:spacing w:before="120" w:after="120"/>
      </w:pPr>
      <w:bookmarkStart w:id="31" w:name="_Toc514684412"/>
      <w:r>
        <w:rPr>
          <w:rFonts w:hint="eastAsia"/>
        </w:rPr>
        <w:t>源数据分析概述</w:t>
      </w:r>
      <w:bookmarkEnd w:id="31"/>
    </w:p>
    <w:p w:rsidR="008F596D" w:rsidRPr="00316D2B" w:rsidRDefault="008F596D" w:rsidP="008F596D">
      <w:pPr>
        <w:ind w:firstLine="420"/>
        <w:rPr>
          <w:rFonts w:cs="宋体"/>
          <w:color w:val="000000"/>
          <w:sz w:val="24"/>
        </w:rPr>
      </w:pPr>
      <w:r w:rsidRPr="00316D2B">
        <w:rPr>
          <w:rFonts w:cs="宋体"/>
          <w:color w:val="000000"/>
          <w:sz w:val="24"/>
        </w:rPr>
        <w:t>需要提前说明的是</w:t>
      </w:r>
      <w:r w:rsidRPr="00316D2B">
        <w:rPr>
          <w:rFonts w:cs="宋体" w:hint="eastAsia"/>
          <w:color w:val="000000"/>
          <w:sz w:val="24"/>
        </w:rPr>
        <w:t>，我们这部分指的数据分析不是当前火爆的从大量原始数据中进行分析，得出未知信息的数据分析，而是指对不同格式不同类型的</w:t>
      </w:r>
      <w:proofErr w:type="gramStart"/>
      <w:r w:rsidRPr="00316D2B">
        <w:rPr>
          <w:rFonts w:cs="宋体" w:hint="eastAsia"/>
          <w:color w:val="000000"/>
          <w:sz w:val="24"/>
        </w:rPr>
        <w:t>源数据</w:t>
      </w:r>
      <w:proofErr w:type="gramEnd"/>
      <w:r w:rsidRPr="00316D2B">
        <w:rPr>
          <w:rFonts w:cs="宋体" w:hint="eastAsia"/>
          <w:color w:val="000000"/>
          <w:sz w:val="24"/>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是</w:t>
      </w:r>
      <w:r w:rsidR="00C4492C" w:rsidRPr="00316D2B">
        <w:rPr>
          <w:rFonts w:cs="宋体" w:hint="eastAsia"/>
          <w:color w:val="000000"/>
          <w:sz w:val="24"/>
        </w:rPr>
        <w:t>非常必要的。只有对这些数据进行良好的合并整理</w:t>
      </w:r>
      <w:r w:rsidRPr="00316D2B">
        <w:rPr>
          <w:rFonts w:cs="宋体" w:hint="eastAsia"/>
          <w:color w:val="000000"/>
          <w:sz w:val="24"/>
        </w:rPr>
        <w:t>，才能使得碎片数据发挥应用的作用。</w:t>
      </w:r>
    </w:p>
    <w:p w:rsidR="008F596D" w:rsidRPr="00316D2B" w:rsidRDefault="008F596D" w:rsidP="008F596D">
      <w:pPr>
        <w:ind w:firstLine="420"/>
        <w:rPr>
          <w:rFonts w:cs="宋体"/>
          <w:color w:val="000000"/>
          <w:sz w:val="24"/>
        </w:rPr>
      </w:pPr>
      <w:r w:rsidRPr="00316D2B">
        <w:rPr>
          <w:rFonts w:cs="宋体" w:hint="eastAsia"/>
          <w:color w:val="000000"/>
          <w:sz w:val="24"/>
        </w:rPr>
        <w:t>这里我们简单考虑几种原始数据格式的处理情况，例如</w:t>
      </w:r>
      <w:r w:rsidRPr="00316D2B">
        <w:rPr>
          <w:rFonts w:cs="宋体" w:hint="eastAsia"/>
          <w:color w:val="000000"/>
          <w:sz w:val="24"/>
        </w:rPr>
        <w:t xml:space="preserve">excel, txt, xml, </w:t>
      </w:r>
      <w:proofErr w:type="spellStart"/>
      <w:r w:rsidRPr="00316D2B">
        <w:rPr>
          <w:rFonts w:cs="宋体" w:hint="eastAsia"/>
          <w:color w:val="000000"/>
          <w:sz w:val="24"/>
        </w:rPr>
        <w:t>json</w:t>
      </w:r>
      <w:proofErr w:type="spellEnd"/>
      <w:r w:rsidRPr="00316D2B">
        <w:rPr>
          <w:rFonts w:cs="宋体" w:hint="eastAsia"/>
          <w:color w:val="000000"/>
          <w:sz w:val="24"/>
        </w:rPr>
        <w:t xml:space="preserve">. </w:t>
      </w:r>
      <w:r w:rsidRPr="00316D2B">
        <w:rPr>
          <w:rFonts w:cs="宋体" w:hint="eastAsia"/>
          <w:color w:val="000000"/>
          <w:sz w:val="24"/>
        </w:rPr>
        <w:t>它们都有什么特性，分别应该如何处理？</w:t>
      </w:r>
      <w:r w:rsidR="00C4492C" w:rsidRPr="00316D2B">
        <w:rPr>
          <w:rFonts w:cs="宋体" w:hint="eastAsia"/>
          <w:color w:val="000000"/>
          <w:sz w:val="24"/>
        </w:rPr>
        <w:t>什么类型的数据在项目中出现的最多？</w:t>
      </w:r>
      <w:r w:rsidRPr="00316D2B">
        <w:rPr>
          <w:rFonts w:cs="宋体" w:hint="eastAsia"/>
          <w:color w:val="000000"/>
          <w:sz w:val="24"/>
        </w:rPr>
        <w:t>当它们同时存在时，我们应该统一化为什么形式？</w:t>
      </w:r>
      <w:r w:rsidRPr="00316D2B">
        <w:rPr>
          <w:rFonts w:cs="宋体"/>
          <w:color w:val="000000"/>
          <w:sz w:val="24"/>
        </w:rPr>
        <w:t xml:space="preserve"> </w:t>
      </w:r>
    </w:p>
    <w:p w:rsidR="008F596D" w:rsidRDefault="008F596D" w:rsidP="008F596D">
      <w:pPr>
        <w:pStyle w:val="2"/>
        <w:spacing w:before="120" w:after="120"/>
      </w:pPr>
      <w:bookmarkStart w:id="32" w:name="_Toc514684413"/>
      <w:r>
        <w:rPr>
          <w:rFonts w:hint="eastAsia"/>
        </w:rPr>
        <w:t>针对不同类型数据的分析方法</w:t>
      </w:r>
      <w:bookmarkEnd w:id="32"/>
    </w:p>
    <w:p w:rsidR="008F596D" w:rsidRDefault="008F596D" w:rsidP="008F596D">
      <w:pPr>
        <w:pStyle w:val="3"/>
        <w:spacing w:before="120" w:after="120"/>
      </w:pPr>
      <w:bookmarkStart w:id="33" w:name="_Toc514684414"/>
      <w:r>
        <w:t>E</w:t>
      </w:r>
      <w:r>
        <w:rPr>
          <w:rFonts w:hint="eastAsia"/>
        </w:rPr>
        <w:t>xcel和txt数据</w:t>
      </w:r>
      <w:bookmarkEnd w:id="33"/>
    </w:p>
    <w:p w:rsidR="008F596D" w:rsidRPr="00316D2B" w:rsidRDefault="008F596D" w:rsidP="008F596D">
      <w:pPr>
        <w:ind w:firstLine="420"/>
        <w:rPr>
          <w:rFonts w:cs="宋体"/>
          <w:color w:val="000000"/>
          <w:sz w:val="24"/>
        </w:rPr>
      </w:pPr>
      <w:r w:rsidRPr="00316D2B">
        <w:rPr>
          <w:rFonts w:cs="宋体" w:hint="eastAsia"/>
          <w:color w:val="000000"/>
          <w:sz w:val="24"/>
        </w:rPr>
        <w:t>Microsoft Excel</w:t>
      </w:r>
      <w:r w:rsidRPr="00316D2B">
        <w:rPr>
          <w:rFonts w:cs="宋体" w:hint="eastAsia"/>
          <w:color w:val="000000"/>
          <w:sz w:val="24"/>
        </w:rPr>
        <w:t>是微软公司发开的一款电子表格软件。直观的界面、丰富的功能模块和图表工具使</w:t>
      </w:r>
      <w:r w:rsidRPr="00316D2B">
        <w:rPr>
          <w:rFonts w:cs="宋体" w:hint="eastAsia"/>
          <w:color w:val="000000"/>
          <w:sz w:val="24"/>
        </w:rPr>
        <w:t>Excel</w:t>
      </w:r>
      <w:r w:rsidRPr="00316D2B">
        <w:rPr>
          <w:rFonts w:cs="宋体" w:hint="eastAsia"/>
          <w:color w:val="000000"/>
          <w:sz w:val="24"/>
        </w:rPr>
        <w:t>成为最流行的个人计算机数据处理软件。它简单易用，主要适用于非</w:t>
      </w:r>
      <w:r w:rsidRPr="00316D2B">
        <w:rPr>
          <w:rFonts w:cs="宋体" w:hint="eastAsia"/>
          <w:color w:val="000000"/>
          <w:sz w:val="24"/>
        </w:rPr>
        <w:t>IT</w:t>
      </w:r>
      <w:r w:rsidRPr="00316D2B">
        <w:rPr>
          <w:rFonts w:cs="宋体" w:hint="eastAsia"/>
          <w:color w:val="000000"/>
          <w:sz w:val="24"/>
        </w:rPr>
        <w:t>人员对数据的准备，编辑和存储，是保存统计数据最流行的工具。但相对专业的关系型等数据库，它在数据后期处理如查询，统计上仍是非常低效和麻烦，而且因为先天限制，数据冗余问题也很严重。而在我们假设的食物领域项目中，可以预想到，原始数据格式将以</w:t>
      </w:r>
      <w:r w:rsidRPr="00316D2B">
        <w:rPr>
          <w:rFonts w:cs="宋体" w:hint="eastAsia"/>
          <w:color w:val="000000"/>
          <w:sz w:val="24"/>
        </w:rPr>
        <w:t>excel</w:t>
      </w:r>
      <w:r w:rsidRPr="00316D2B">
        <w:rPr>
          <w:rFonts w:cs="宋体" w:hint="eastAsia"/>
          <w:color w:val="000000"/>
          <w:sz w:val="24"/>
        </w:rPr>
        <w:t>为主，</w:t>
      </w:r>
      <w:r w:rsidRPr="00316D2B">
        <w:rPr>
          <w:rFonts w:cs="宋体" w:hint="eastAsia"/>
          <w:color w:val="000000"/>
          <w:sz w:val="24"/>
        </w:rPr>
        <w:t>txt</w:t>
      </w:r>
      <w:r w:rsidRPr="00316D2B">
        <w:rPr>
          <w:rFonts w:cs="宋体" w:hint="eastAsia"/>
          <w:color w:val="000000"/>
          <w:sz w:val="24"/>
        </w:rPr>
        <w:t>为辅。所以我们需要首先处理</w:t>
      </w:r>
      <w:proofErr w:type="spellStart"/>
      <w:r w:rsidRPr="00316D2B">
        <w:rPr>
          <w:rFonts w:cs="宋体"/>
          <w:color w:val="000000"/>
          <w:sz w:val="24"/>
        </w:rPr>
        <w:t>E</w:t>
      </w:r>
      <w:r w:rsidRPr="00316D2B">
        <w:rPr>
          <w:rFonts w:cs="宋体" w:hint="eastAsia"/>
          <w:color w:val="000000"/>
          <w:sz w:val="24"/>
        </w:rPr>
        <w:t>xecl</w:t>
      </w:r>
      <w:proofErr w:type="spellEnd"/>
      <w:r w:rsidRPr="00316D2B">
        <w:rPr>
          <w:rFonts w:cs="宋体" w:hint="eastAsia"/>
          <w:color w:val="000000"/>
          <w:sz w:val="24"/>
        </w:rPr>
        <w:t>数据，将其转换为方便操作的其他格式。</w:t>
      </w:r>
    </w:p>
    <w:p w:rsidR="008F596D" w:rsidRDefault="008F596D" w:rsidP="00316D2B">
      <w:pPr>
        <w:pStyle w:val="wxy0"/>
        <w:spacing w:line="240" w:lineRule="auto"/>
        <w:rPr>
          <w:ins w:id="34" w:author="M.Cao" w:date="2018-05-24T13:54:00Z"/>
        </w:rPr>
      </w:pPr>
      <w:r w:rsidRPr="00316D2B">
        <w:rPr>
          <w:rFonts w:hint="eastAsia"/>
        </w:rPr>
        <w:t>TXT</w:t>
      </w:r>
      <w:r w:rsidRPr="00316D2B">
        <w:rPr>
          <w:rFonts w:hint="eastAsia"/>
        </w:rPr>
        <w:t>是微软在操作系统上附带的一种文本格式，主要存文本信息，是最常见的一种文件格式。</w:t>
      </w:r>
      <w:r w:rsidRPr="00316D2B">
        <w:rPr>
          <w:rFonts w:hint="eastAsia"/>
        </w:rPr>
        <w:t>txt</w:t>
      </w:r>
      <w:r w:rsidRPr="00316D2B">
        <w:rPr>
          <w:rFonts w:hint="eastAsia"/>
        </w:rPr>
        <w:t>格式的优势如：体积小、占用空间少；格式较简单，安全性高，同时它是电脑和很多移动设备的通用格式，易于机器间的传输。目前项目中的</w:t>
      </w:r>
      <w:r w:rsidRPr="00316D2B">
        <w:rPr>
          <w:rFonts w:hint="eastAsia"/>
        </w:rPr>
        <w:t>txt</w:t>
      </w:r>
      <w:r w:rsidRPr="00316D2B">
        <w:rPr>
          <w:rFonts w:hint="eastAsia"/>
        </w:rPr>
        <w:t>文件多为机器生成。</w:t>
      </w:r>
    </w:p>
    <w:p w:rsidR="00D34D9D" w:rsidRPr="00316D2B" w:rsidRDefault="00D34D9D" w:rsidP="00316D2B">
      <w:pPr>
        <w:pStyle w:val="wxy0"/>
        <w:spacing w:line="240" w:lineRule="auto"/>
      </w:pPr>
      <w:ins w:id="35" w:author="M.Cao" w:date="2018-05-24T13:54:00Z">
        <w:r>
          <w:rPr>
            <w:rFonts w:hint="eastAsia"/>
          </w:rPr>
          <w:t>如果有一些处理</w:t>
        </w:r>
      </w:ins>
      <w:ins w:id="36" w:author="M.Cao" w:date="2018-05-24T13:55:00Z">
        <w:r>
          <w:rPr>
            <w:rFonts w:hint="eastAsia"/>
          </w:rPr>
          <w:t>方法的总结更好。</w:t>
        </w:r>
      </w:ins>
    </w:p>
    <w:p w:rsidR="008F596D" w:rsidRDefault="008F596D" w:rsidP="008F596D">
      <w:pPr>
        <w:pStyle w:val="3"/>
        <w:spacing w:before="120" w:after="120"/>
      </w:pPr>
      <w:bookmarkStart w:id="37" w:name="_Toc514684415"/>
      <w:r>
        <w:rPr>
          <w:rFonts w:hint="eastAsia"/>
        </w:rPr>
        <w:t>XML和</w:t>
      </w:r>
      <w:proofErr w:type="spellStart"/>
      <w:r>
        <w:rPr>
          <w:rFonts w:hint="eastAsia"/>
        </w:rPr>
        <w:t>json</w:t>
      </w:r>
      <w:proofErr w:type="spellEnd"/>
      <w:r>
        <w:rPr>
          <w:rFonts w:hint="eastAsia"/>
        </w:rPr>
        <w:t>格式</w:t>
      </w:r>
      <w:bookmarkEnd w:id="37"/>
    </w:p>
    <w:p w:rsidR="008F596D" w:rsidRPr="00316D2B" w:rsidRDefault="008F596D" w:rsidP="00316D2B">
      <w:pPr>
        <w:ind w:firstLine="420"/>
        <w:rPr>
          <w:rFonts w:cs="宋体"/>
          <w:color w:val="000000"/>
          <w:sz w:val="24"/>
        </w:rPr>
      </w:pPr>
      <w:r w:rsidRPr="00316D2B">
        <w:rPr>
          <w:rFonts w:cs="宋体" w:hint="eastAsia"/>
          <w:color w:val="000000"/>
          <w:sz w:val="24"/>
        </w:rPr>
        <w:t>XML</w:t>
      </w:r>
      <w:r w:rsidRPr="00316D2B">
        <w:rPr>
          <w:rFonts w:cs="宋体" w:hint="eastAsia"/>
          <w:color w:val="000000"/>
          <w:sz w:val="24"/>
        </w:rPr>
        <w:t>一般指可扩展标记语言，主要用于标记电子文件和数据，使其具有结构性。结构化的数据可以方便搜索，分类，传输，这也是它被设计的目的。</w:t>
      </w:r>
      <w:r w:rsidRPr="00316D2B">
        <w:rPr>
          <w:rFonts w:cs="宋体" w:hint="eastAsia"/>
          <w:color w:val="000000"/>
          <w:sz w:val="24"/>
        </w:rPr>
        <w:t>XML</w:t>
      </w:r>
      <w:r w:rsidRPr="00316D2B">
        <w:rPr>
          <w:rFonts w:cs="宋体" w:hint="eastAsia"/>
          <w:color w:val="000000"/>
          <w:sz w:val="24"/>
        </w:rPr>
        <w:t>的示例如</w:t>
      </w:r>
      <w:proofErr w:type="gramStart"/>
      <w:r w:rsidRPr="00316D2B">
        <w:rPr>
          <w:rFonts w:cs="宋体"/>
          <w:color w:val="000000"/>
          <w:sz w:val="24"/>
        </w:rPr>
        <w:t>”</w:t>
      </w:r>
      <w:proofErr w:type="gramEnd"/>
      <w:r w:rsidRPr="00316D2B">
        <w:rPr>
          <w:rFonts w:cs="宋体" w:hint="eastAsia"/>
          <w:color w:val="000000"/>
          <w:sz w:val="24"/>
        </w:rPr>
        <w:t xml:space="preserve"> </w:t>
      </w:r>
      <w:r w:rsidRPr="00316D2B">
        <w:rPr>
          <w:rFonts w:cs="宋体"/>
          <w:color w:val="000000"/>
          <w:sz w:val="24"/>
        </w:rPr>
        <w:t>&lt;country&gt;</w:t>
      </w:r>
      <w:r w:rsidRPr="00316D2B">
        <w:rPr>
          <w:rFonts w:cs="宋体" w:hint="eastAsia"/>
          <w:color w:val="000000"/>
          <w:sz w:val="24"/>
        </w:rPr>
        <w:t>&lt;name&gt;</w:t>
      </w:r>
      <w:r w:rsidRPr="00316D2B">
        <w:rPr>
          <w:rFonts w:cs="宋体" w:hint="eastAsia"/>
          <w:color w:val="000000"/>
          <w:sz w:val="24"/>
        </w:rPr>
        <w:t>中国</w:t>
      </w:r>
      <w:r w:rsidRPr="00316D2B">
        <w:rPr>
          <w:rFonts w:cs="宋体" w:hint="eastAsia"/>
          <w:color w:val="000000"/>
          <w:sz w:val="24"/>
        </w:rPr>
        <w:t>&lt;/name&gt;</w:t>
      </w:r>
      <w:r w:rsidRPr="00316D2B">
        <w:rPr>
          <w:rFonts w:cs="宋体"/>
          <w:color w:val="000000"/>
          <w:sz w:val="24"/>
        </w:rPr>
        <w:t>&lt;province&gt;</w:t>
      </w:r>
      <w:r w:rsidRPr="00316D2B">
        <w:rPr>
          <w:rFonts w:cs="宋体" w:hint="eastAsia"/>
          <w:color w:val="000000"/>
          <w:sz w:val="24"/>
        </w:rPr>
        <w:t>&lt;name&gt;</w:t>
      </w:r>
      <w:r w:rsidRPr="00316D2B">
        <w:rPr>
          <w:rFonts w:cs="宋体" w:hint="eastAsia"/>
          <w:color w:val="000000"/>
          <w:sz w:val="24"/>
        </w:rPr>
        <w:t>黑龙江</w:t>
      </w:r>
      <w:r w:rsidRPr="00316D2B">
        <w:rPr>
          <w:rFonts w:cs="宋体" w:hint="eastAsia"/>
          <w:color w:val="000000"/>
          <w:sz w:val="24"/>
        </w:rPr>
        <w:t>&lt;/name&gt;</w:t>
      </w:r>
      <w:r w:rsidRPr="00316D2B">
        <w:rPr>
          <w:rFonts w:cs="宋体"/>
          <w:color w:val="000000"/>
          <w:sz w:val="24"/>
        </w:rPr>
        <w:t>&lt;/province&gt;&lt;province&gt;</w:t>
      </w:r>
      <w:r w:rsidRPr="00316D2B">
        <w:rPr>
          <w:rFonts w:cs="宋体" w:hint="eastAsia"/>
          <w:color w:val="000000"/>
          <w:sz w:val="24"/>
        </w:rPr>
        <w:t>&lt;name&gt;</w:t>
      </w:r>
      <w:r w:rsidRPr="00316D2B">
        <w:rPr>
          <w:rFonts w:cs="宋体" w:hint="eastAsia"/>
          <w:color w:val="000000"/>
          <w:sz w:val="24"/>
        </w:rPr>
        <w:t>广东</w:t>
      </w:r>
      <w:r w:rsidRPr="00316D2B">
        <w:rPr>
          <w:rFonts w:cs="宋体" w:hint="eastAsia"/>
          <w:color w:val="000000"/>
          <w:sz w:val="24"/>
        </w:rPr>
        <w:t>&lt;/name&gt;</w:t>
      </w:r>
      <w:r w:rsidRPr="00316D2B">
        <w:rPr>
          <w:rFonts w:cs="宋体"/>
          <w:color w:val="000000"/>
          <w:sz w:val="24"/>
        </w:rPr>
        <w:t>&lt;/province&gt;&lt;/country&gt;</w:t>
      </w:r>
      <w:r w:rsidRPr="00316D2B">
        <w:rPr>
          <w:rFonts w:cs="宋体" w:hint="eastAsia"/>
          <w:color w:val="000000"/>
          <w:sz w:val="24"/>
        </w:rPr>
        <w:t xml:space="preserve"> </w:t>
      </w:r>
      <w:proofErr w:type="gramStart"/>
      <w:r w:rsidRPr="00316D2B">
        <w:rPr>
          <w:rFonts w:cs="宋体"/>
          <w:color w:val="000000"/>
          <w:sz w:val="24"/>
        </w:rPr>
        <w:t>”</w:t>
      </w:r>
      <w:proofErr w:type="gramEnd"/>
      <w:r w:rsidRPr="00316D2B">
        <w:rPr>
          <w:rFonts w:cs="宋体" w:hint="eastAsia"/>
          <w:color w:val="000000"/>
          <w:sz w:val="24"/>
        </w:rPr>
        <w:t>。它的标记均为自定义，所有标记成对出现，用</w:t>
      </w:r>
      <w:r w:rsidRPr="00316D2B">
        <w:rPr>
          <w:rFonts w:cs="宋体" w:hint="eastAsia"/>
          <w:color w:val="000000"/>
          <w:sz w:val="24"/>
        </w:rPr>
        <w:t>/</w:t>
      </w:r>
      <w:r w:rsidRPr="00316D2B">
        <w:rPr>
          <w:rFonts w:cs="宋体" w:hint="eastAsia"/>
          <w:color w:val="000000"/>
          <w:sz w:val="24"/>
        </w:rPr>
        <w:t>来区别一对标签的开始和结尾，用标记间的嵌套关系显示数据结构，整体是</w:t>
      </w:r>
      <w:r w:rsidR="00F949DD" w:rsidRPr="00316D2B">
        <w:rPr>
          <w:rFonts w:cs="宋体" w:hint="eastAsia"/>
          <w:color w:val="000000"/>
          <w:sz w:val="24"/>
        </w:rPr>
        <w:t>树形。它的结构非常简单，甚至有点繁琐，但这样机械重复的结构</w:t>
      </w:r>
      <w:r w:rsidRPr="00316D2B">
        <w:rPr>
          <w:rFonts w:cs="宋体" w:hint="eastAsia"/>
          <w:color w:val="000000"/>
          <w:sz w:val="24"/>
        </w:rPr>
        <w:t>非常适合机器处理。因为它的简单明了，在出现后</w:t>
      </w:r>
      <w:r w:rsidR="00F949DD" w:rsidRPr="00316D2B">
        <w:rPr>
          <w:rFonts w:cs="宋体" w:hint="eastAsia"/>
          <w:color w:val="000000"/>
          <w:sz w:val="24"/>
        </w:rPr>
        <w:t>它</w:t>
      </w:r>
      <w:r w:rsidRPr="00316D2B">
        <w:rPr>
          <w:rFonts w:cs="宋体" w:hint="eastAsia"/>
          <w:color w:val="000000"/>
          <w:sz w:val="24"/>
        </w:rPr>
        <w:t>迅速就成为了</w:t>
      </w:r>
      <w:r w:rsidRPr="00316D2B">
        <w:rPr>
          <w:rFonts w:cs="宋体" w:hint="eastAsia"/>
          <w:color w:val="000000"/>
          <w:sz w:val="24"/>
        </w:rPr>
        <w:t>W3C</w:t>
      </w:r>
      <w:r w:rsidRPr="00316D2B">
        <w:rPr>
          <w:rFonts w:cs="宋体" w:hint="eastAsia"/>
          <w:color w:val="000000"/>
          <w:sz w:val="24"/>
        </w:rPr>
        <w:t>提出的国际标准语言。总之，</w:t>
      </w:r>
      <w:r w:rsidRPr="00316D2B">
        <w:rPr>
          <w:rFonts w:cs="宋体" w:hint="eastAsia"/>
          <w:color w:val="000000"/>
          <w:sz w:val="24"/>
        </w:rPr>
        <w:t>XML</w:t>
      </w:r>
      <w:r w:rsidRPr="00316D2B">
        <w:rPr>
          <w:rFonts w:cs="宋体" w:hint="eastAsia"/>
          <w:color w:val="000000"/>
          <w:sz w:val="24"/>
        </w:rPr>
        <w:t>易于实现，可以用灵活清晰的</w:t>
      </w:r>
      <w:r w:rsidRPr="00316D2B">
        <w:rPr>
          <w:rFonts w:cs="宋体" w:hint="eastAsia"/>
          <w:color w:val="000000"/>
          <w:sz w:val="24"/>
        </w:rPr>
        <w:lastRenderedPageBreak/>
        <w:t>方式管理数据整体结构，同时作为数据传输的标准语言受到广泛支持。</w:t>
      </w:r>
    </w:p>
    <w:p w:rsidR="008F596D" w:rsidRPr="00316D2B" w:rsidRDefault="008F596D" w:rsidP="00316D2B">
      <w:pPr>
        <w:ind w:firstLine="420"/>
        <w:rPr>
          <w:rFonts w:cs="宋体"/>
          <w:color w:val="000000"/>
          <w:sz w:val="24"/>
        </w:rPr>
      </w:pPr>
      <w:r w:rsidRPr="00316D2B">
        <w:rPr>
          <w:rFonts w:cs="宋体" w:hint="eastAsia"/>
          <w:color w:val="000000"/>
          <w:sz w:val="24"/>
        </w:rPr>
        <w:t xml:space="preserve">JSON(JavaScript Object Notation) </w:t>
      </w:r>
      <w:r w:rsidRPr="00316D2B">
        <w:rPr>
          <w:rFonts w:cs="宋体" w:hint="eastAsia"/>
          <w:color w:val="000000"/>
          <w:sz w:val="24"/>
        </w:rPr>
        <w:t>是一种轻量级的数据交换格式。它采用结构化的文本格式来存储和表示数据。层次结构简洁清晰，易于人编写阅读，易于机器解析或生成，还可以提升网络传输效率，是一种理想的数据交换语言。它的对象</w:t>
      </w:r>
      <w:proofErr w:type="gramStart"/>
      <w:r w:rsidRPr="00316D2B">
        <w:rPr>
          <w:rFonts w:cs="宋体" w:hint="eastAsia"/>
          <w:color w:val="000000"/>
          <w:sz w:val="24"/>
        </w:rPr>
        <w:t>主要</w:t>
      </w:r>
      <w:r w:rsidR="00F949DD" w:rsidRPr="00316D2B">
        <w:rPr>
          <w:rFonts w:cs="宋体" w:hint="eastAsia"/>
          <w:color w:val="000000"/>
          <w:sz w:val="24"/>
        </w:rPr>
        <w:t>由</w:t>
      </w:r>
      <w:r w:rsidRPr="00316D2B">
        <w:rPr>
          <w:rFonts w:cs="宋体" w:hint="eastAsia"/>
          <w:color w:val="000000"/>
          <w:sz w:val="24"/>
        </w:rPr>
        <w:t>键值</w:t>
      </w:r>
      <w:proofErr w:type="gramEnd"/>
      <w:r w:rsidRPr="00316D2B">
        <w:rPr>
          <w:rFonts w:cs="宋体" w:hint="eastAsia"/>
          <w:color w:val="000000"/>
          <w:sz w:val="24"/>
        </w:rPr>
        <w:t>对表示，用方括号标记数组，花括号标记对象，对象间用逗号隔开。示例如</w:t>
      </w:r>
      <w:proofErr w:type="gramStart"/>
      <w:r w:rsidRPr="00316D2B">
        <w:rPr>
          <w:rFonts w:cs="宋体"/>
          <w:color w:val="000000"/>
          <w:sz w:val="24"/>
        </w:rPr>
        <w:t>”</w:t>
      </w:r>
      <w:proofErr w:type="gramEnd"/>
      <w:r w:rsidRPr="00316D2B">
        <w:rPr>
          <w:rFonts w:cs="宋体"/>
          <w:color w:val="000000"/>
          <w:sz w:val="24"/>
        </w:rPr>
        <w:t xml:space="preserve"> {"people":["</w:t>
      </w:r>
      <w:proofErr w:type="spellStart"/>
      <w:r w:rsidRPr="00316D2B">
        <w:rPr>
          <w:rFonts w:cs="宋体"/>
          <w:color w:val="000000"/>
          <w:sz w:val="24"/>
        </w:rPr>
        <w:t>firstName</w:t>
      </w:r>
      <w:proofErr w:type="spellEnd"/>
      <w:r w:rsidRPr="00316D2B">
        <w:rPr>
          <w:rFonts w:cs="宋体"/>
          <w:color w:val="000000"/>
          <w:sz w:val="24"/>
        </w:rPr>
        <w:t>": "Brett","</w:t>
      </w:r>
      <w:proofErr w:type="spellStart"/>
      <w:r w:rsidRPr="00316D2B">
        <w:rPr>
          <w:rFonts w:cs="宋体"/>
          <w:color w:val="000000"/>
          <w:sz w:val="24"/>
        </w:rPr>
        <w:t>lastName</w:t>
      </w:r>
      <w:proofErr w:type="spellEnd"/>
      <w:r w:rsidRPr="00316D2B">
        <w:rPr>
          <w:rFonts w:cs="宋体"/>
          <w:color w:val="000000"/>
          <w:sz w:val="24"/>
        </w:rPr>
        <w:t>":"McLaughlin"}, {"</w:t>
      </w:r>
      <w:proofErr w:type="spellStart"/>
      <w:r w:rsidRPr="00316D2B">
        <w:rPr>
          <w:rFonts w:cs="宋体"/>
          <w:color w:val="000000"/>
          <w:sz w:val="24"/>
        </w:rPr>
        <w:t>firstName</w:t>
      </w:r>
      <w:proofErr w:type="spellEnd"/>
      <w:r w:rsidRPr="00316D2B">
        <w:rPr>
          <w:rFonts w:cs="宋体"/>
          <w:color w:val="000000"/>
          <w:sz w:val="24"/>
        </w:rPr>
        <w:t>":"Jason","</w:t>
      </w:r>
      <w:proofErr w:type="spellStart"/>
      <w:r w:rsidRPr="00316D2B">
        <w:rPr>
          <w:rFonts w:cs="宋体"/>
          <w:color w:val="000000"/>
          <w:sz w:val="24"/>
        </w:rPr>
        <w:t>lastName</w:t>
      </w:r>
      <w:proofErr w:type="spellEnd"/>
      <w:r w:rsidRPr="00316D2B">
        <w:rPr>
          <w:rFonts w:cs="宋体"/>
          <w:color w:val="000000"/>
          <w:sz w:val="24"/>
        </w:rPr>
        <w:t>":"Hunter"}]}</w:t>
      </w:r>
      <w:r w:rsidRPr="00316D2B">
        <w:rPr>
          <w:rFonts w:cs="宋体" w:hint="eastAsia"/>
          <w:color w:val="000000"/>
          <w:sz w:val="24"/>
        </w:rPr>
        <w:t xml:space="preserve"> </w:t>
      </w:r>
      <w:r w:rsidRPr="00316D2B">
        <w:rPr>
          <w:rFonts w:cs="宋体"/>
          <w:color w:val="000000"/>
          <w:sz w:val="24"/>
        </w:rPr>
        <w:t>”</w:t>
      </w:r>
    </w:p>
    <w:p w:rsidR="008F596D" w:rsidRPr="00316D2B" w:rsidRDefault="008F596D" w:rsidP="00316D2B">
      <w:pPr>
        <w:ind w:firstLine="420"/>
        <w:rPr>
          <w:rFonts w:cs="宋体"/>
          <w:color w:val="000000"/>
          <w:sz w:val="24"/>
        </w:rPr>
      </w:pPr>
      <w:r w:rsidRPr="00316D2B">
        <w:rPr>
          <w:rFonts w:cs="宋体"/>
          <w:color w:val="000000"/>
          <w:sz w:val="24"/>
        </w:rPr>
        <w:t>由以上分析也可以看出</w:t>
      </w:r>
      <w:r w:rsidRPr="00316D2B">
        <w:rPr>
          <w:rFonts w:cs="宋体" w:hint="eastAsia"/>
          <w:color w:val="000000"/>
          <w:sz w:val="24"/>
        </w:rPr>
        <w:t>XML</w:t>
      </w:r>
      <w:r w:rsidRPr="00316D2B">
        <w:rPr>
          <w:rFonts w:cs="宋体"/>
          <w:color w:val="000000"/>
          <w:sz w:val="24"/>
        </w:rPr>
        <w:t>和</w:t>
      </w:r>
      <w:proofErr w:type="spellStart"/>
      <w:r w:rsidRPr="00316D2B">
        <w:rPr>
          <w:rFonts w:cs="宋体"/>
          <w:color w:val="000000"/>
          <w:sz w:val="24"/>
        </w:rPr>
        <w:t>json</w:t>
      </w:r>
      <w:proofErr w:type="spellEnd"/>
      <w:r w:rsidRPr="00316D2B">
        <w:rPr>
          <w:rFonts w:cs="宋体"/>
          <w:color w:val="000000"/>
          <w:sz w:val="24"/>
        </w:rPr>
        <w:t>的定位非常相近</w:t>
      </w:r>
      <w:r w:rsidRPr="00316D2B">
        <w:rPr>
          <w:rFonts w:cs="宋体" w:hint="eastAsia"/>
          <w:color w:val="000000"/>
          <w:sz w:val="24"/>
        </w:rPr>
        <w:t>，</w:t>
      </w:r>
      <w:r w:rsidRPr="00316D2B">
        <w:rPr>
          <w:rFonts w:cs="宋体"/>
          <w:color w:val="000000"/>
          <w:sz w:val="24"/>
        </w:rPr>
        <w:t>都是一种数据交换格式</w:t>
      </w:r>
      <w:r w:rsidRPr="00316D2B">
        <w:rPr>
          <w:rFonts w:cs="宋体" w:hint="eastAsia"/>
          <w:color w:val="000000"/>
          <w:sz w:val="24"/>
        </w:rPr>
        <w:t>，</w:t>
      </w:r>
      <w:r w:rsidRPr="00316D2B">
        <w:rPr>
          <w:rFonts w:cs="宋体"/>
          <w:color w:val="000000"/>
          <w:sz w:val="24"/>
        </w:rPr>
        <w:t>都使用结构化方法来标记数据</w:t>
      </w:r>
      <w:r w:rsidRPr="00316D2B">
        <w:rPr>
          <w:rFonts w:cs="宋体" w:hint="eastAsia"/>
          <w:color w:val="000000"/>
          <w:sz w:val="24"/>
        </w:rPr>
        <w:t>。</w:t>
      </w:r>
      <w:r w:rsidRPr="00316D2B">
        <w:rPr>
          <w:rFonts w:cs="宋体"/>
          <w:color w:val="000000"/>
          <w:sz w:val="24"/>
        </w:rPr>
        <w:t>分析其不同点</w:t>
      </w:r>
      <w:r w:rsidRPr="00316D2B">
        <w:rPr>
          <w:rFonts w:cs="宋体" w:hint="eastAsia"/>
          <w:color w:val="000000"/>
          <w:sz w:val="24"/>
        </w:rPr>
        <w:t>主要是</w:t>
      </w:r>
      <w:r w:rsidRPr="00316D2B">
        <w:rPr>
          <w:rFonts w:cs="宋体" w:hint="eastAsia"/>
          <w:color w:val="000000"/>
          <w:sz w:val="24"/>
        </w:rPr>
        <w:t>JSON</w:t>
      </w:r>
      <w:r w:rsidRPr="00316D2B">
        <w:rPr>
          <w:rFonts w:cs="宋体" w:hint="eastAsia"/>
          <w:color w:val="000000"/>
          <w:sz w:val="24"/>
        </w:rPr>
        <w:t>在</w:t>
      </w:r>
      <w:proofErr w:type="spellStart"/>
      <w:r w:rsidRPr="00316D2B">
        <w:rPr>
          <w:rFonts w:cs="宋体"/>
          <w:color w:val="000000"/>
          <w:sz w:val="24"/>
        </w:rPr>
        <w:t>Javascript</w:t>
      </w:r>
      <w:proofErr w:type="spellEnd"/>
      <w:r w:rsidRPr="00316D2B">
        <w:rPr>
          <w:rFonts w:cs="宋体" w:hint="eastAsia"/>
          <w:color w:val="000000"/>
          <w:sz w:val="24"/>
        </w:rPr>
        <w:t>场景下更合适；</w:t>
      </w:r>
      <w:proofErr w:type="spellStart"/>
      <w:r w:rsidRPr="00316D2B">
        <w:rPr>
          <w:rFonts w:cs="宋体" w:hint="eastAsia"/>
          <w:color w:val="000000"/>
          <w:sz w:val="24"/>
        </w:rPr>
        <w:t>Json</w:t>
      </w:r>
      <w:proofErr w:type="spellEnd"/>
      <w:r w:rsidRPr="00316D2B">
        <w:rPr>
          <w:rFonts w:cs="宋体" w:hint="eastAsia"/>
          <w:color w:val="000000"/>
          <w:sz w:val="24"/>
        </w:rPr>
        <w:t>解析在事先知道数据结构下非常方便，但如果不知道结构，则费时费力。而</w:t>
      </w:r>
      <w:r w:rsidRPr="00316D2B">
        <w:rPr>
          <w:rFonts w:cs="宋体" w:hint="eastAsia"/>
          <w:color w:val="000000"/>
          <w:sz w:val="24"/>
        </w:rPr>
        <w:t>XML</w:t>
      </w:r>
      <w:r w:rsidRPr="00316D2B">
        <w:rPr>
          <w:rFonts w:cs="宋体" w:hint="eastAsia"/>
          <w:color w:val="000000"/>
          <w:sz w:val="24"/>
        </w:rPr>
        <w:t>解析则无此限制；同时，</w:t>
      </w:r>
      <w:proofErr w:type="spellStart"/>
      <w:r w:rsidRPr="00316D2B">
        <w:rPr>
          <w:rFonts w:cs="宋体" w:hint="eastAsia"/>
          <w:color w:val="000000"/>
          <w:sz w:val="24"/>
        </w:rPr>
        <w:t>json</w:t>
      </w:r>
      <w:proofErr w:type="spellEnd"/>
      <w:r w:rsidRPr="00316D2B">
        <w:rPr>
          <w:rFonts w:cs="宋体" w:hint="eastAsia"/>
          <w:color w:val="000000"/>
          <w:sz w:val="24"/>
        </w:rPr>
        <w:t>的有效数据率高于</w:t>
      </w:r>
      <w:r w:rsidRPr="00316D2B">
        <w:rPr>
          <w:rFonts w:cs="宋体" w:hint="eastAsia"/>
          <w:color w:val="000000"/>
          <w:sz w:val="24"/>
        </w:rPr>
        <w:t>xml</w:t>
      </w:r>
      <w:r w:rsidRPr="00316D2B">
        <w:rPr>
          <w:rFonts w:cs="宋体" w:hint="eastAsia"/>
          <w:color w:val="000000"/>
          <w:sz w:val="24"/>
        </w:rPr>
        <w:t>。在选取使用的格式时，应根据具体情况进行选择。</w:t>
      </w:r>
    </w:p>
    <w:p w:rsidR="008F596D" w:rsidRPr="00316D2B" w:rsidRDefault="008F596D" w:rsidP="00316D2B">
      <w:pPr>
        <w:ind w:firstLine="420"/>
        <w:rPr>
          <w:rFonts w:cs="宋体"/>
          <w:color w:val="000000"/>
          <w:sz w:val="24"/>
        </w:rPr>
      </w:pPr>
    </w:p>
    <w:p w:rsidR="008F596D" w:rsidRDefault="008F596D" w:rsidP="008F596D">
      <w:pPr>
        <w:pStyle w:val="3"/>
        <w:spacing w:before="120" w:after="120"/>
      </w:pPr>
      <w:bookmarkStart w:id="38" w:name="_Toc514684416"/>
      <w:r>
        <w:rPr>
          <w:rFonts w:hint="eastAsia"/>
        </w:rPr>
        <w:t>Excel（txt）格式转XML（</w:t>
      </w:r>
      <w:proofErr w:type="spellStart"/>
      <w:r>
        <w:rPr>
          <w:rFonts w:hint="eastAsia"/>
        </w:rPr>
        <w:t>json</w:t>
      </w:r>
      <w:proofErr w:type="spellEnd"/>
      <w:r>
        <w:rPr>
          <w:rFonts w:hint="eastAsia"/>
        </w:rPr>
        <w:t>）</w:t>
      </w:r>
      <w:bookmarkEnd w:id="38"/>
    </w:p>
    <w:p w:rsidR="008F596D" w:rsidRPr="00316D2B" w:rsidRDefault="008F596D" w:rsidP="008F596D">
      <w:pPr>
        <w:ind w:firstLine="420"/>
        <w:rPr>
          <w:rFonts w:cs="宋体"/>
          <w:color w:val="000000"/>
          <w:sz w:val="24"/>
        </w:rPr>
      </w:pPr>
      <w:r w:rsidRPr="00316D2B">
        <w:rPr>
          <w:rFonts w:cs="宋体"/>
          <w:color w:val="000000"/>
          <w:sz w:val="24"/>
        </w:rPr>
        <w:t>目前转换</w:t>
      </w:r>
      <w:r w:rsidRPr="00316D2B">
        <w:rPr>
          <w:rFonts w:cs="宋体" w:hint="eastAsia"/>
          <w:color w:val="000000"/>
          <w:sz w:val="24"/>
        </w:rPr>
        <w:t>excel</w:t>
      </w:r>
      <w:r w:rsidRPr="00316D2B">
        <w:rPr>
          <w:rFonts w:cs="宋体" w:hint="eastAsia"/>
          <w:color w:val="000000"/>
          <w:sz w:val="24"/>
        </w:rPr>
        <w:t>数据为</w:t>
      </w:r>
      <w:r w:rsidRPr="00316D2B">
        <w:rPr>
          <w:rFonts w:cs="宋体" w:hint="eastAsia"/>
          <w:color w:val="000000"/>
          <w:sz w:val="24"/>
        </w:rPr>
        <w:t>xml</w:t>
      </w:r>
      <w:r w:rsidRPr="00316D2B">
        <w:rPr>
          <w:rFonts w:cs="宋体" w:hint="eastAsia"/>
          <w:color w:val="000000"/>
          <w:sz w:val="24"/>
        </w:rPr>
        <w:t>格式的方式主要有两种。</w:t>
      </w:r>
      <w:proofErr w:type="gramStart"/>
      <w:r w:rsidRPr="00316D2B">
        <w:rPr>
          <w:rFonts w:cs="宋体" w:hint="eastAsia"/>
          <w:color w:val="000000"/>
          <w:sz w:val="24"/>
        </w:rPr>
        <w:t>一</w:t>
      </w:r>
      <w:proofErr w:type="gramEnd"/>
      <w:r w:rsidRPr="00316D2B">
        <w:rPr>
          <w:rFonts w:cs="宋体" w:hint="eastAsia"/>
          <w:color w:val="000000"/>
          <w:sz w:val="24"/>
        </w:rPr>
        <w:t>：使用软件。比如，我们可以先将</w:t>
      </w:r>
      <w:r w:rsidRPr="00316D2B">
        <w:rPr>
          <w:rFonts w:cs="宋体" w:hint="eastAsia"/>
          <w:color w:val="000000"/>
          <w:sz w:val="24"/>
        </w:rPr>
        <w:t>excel</w:t>
      </w:r>
      <w:r w:rsidRPr="00316D2B">
        <w:rPr>
          <w:rFonts w:cs="宋体" w:hint="eastAsia"/>
          <w:color w:val="000000"/>
          <w:sz w:val="24"/>
        </w:rPr>
        <w:t>文件导出为</w:t>
      </w:r>
      <w:proofErr w:type="spellStart"/>
      <w:r w:rsidRPr="00316D2B">
        <w:rPr>
          <w:rFonts w:cs="宋体" w:hint="eastAsia"/>
          <w:color w:val="000000"/>
          <w:sz w:val="24"/>
        </w:rPr>
        <w:t>csv</w:t>
      </w:r>
      <w:proofErr w:type="spellEnd"/>
      <w:r w:rsidRPr="00316D2B">
        <w:rPr>
          <w:rFonts w:cs="宋体" w:hint="eastAsia"/>
          <w:color w:val="000000"/>
          <w:sz w:val="24"/>
        </w:rPr>
        <w:t>文件，这种用来交换电子表格的常用格式可以在浏览器中通过头文件加</w:t>
      </w:r>
      <w:proofErr w:type="gramStart"/>
      <w:r w:rsidRPr="00316D2B">
        <w:rPr>
          <w:rFonts w:cs="宋体"/>
          <w:color w:val="000000"/>
          <w:sz w:val="24"/>
        </w:rPr>
        <w:t>”</w:t>
      </w:r>
      <w:proofErr w:type="gramEnd"/>
      <w:r w:rsidRPr="00316D2B">
        <w:rPr>
          <w:rFonts w:cs="宋体"/>
          <w:color w:val="000000"/>
          <w:sz w:val="24"/>
        </w:rPr>
        <w:t xml:space="preserve"> application/vnd.ms-excel</w:t>
      </w:r>
      <w:proofErr w:type="gramStart"/>
      <w:r w:rsidRPr="00316D2B">
        <w:rPr>
          <w:rFonts w:cs="宋体"/>
          <w:color w:val="000000"/>
          <w:sz w:val="24"/>
        </w:rPr>
        <w:t>”</w:t>
      </w:r>
      <w:proofErr w:type="gramEnd"/>
      <w:r w:rsidRPr="00316D2B">
        <w:rPr>
          <w:rFonts w:cs="宋体" w:hint="eastAsia"/>
          <w:color w:val="000000"/>
          <w:sz w:val="24"/>
        </w:rPr>
        <w:t>进行显示或下载。或者用</w:t>
      </w:r>
      <w:r w:rsidRPr="00316D2B">
        <w:rPr>
          <w:rFonts w:cs="宋体" w:hint="eastAsia"/>
          <w:color w:val="000000"/>
          <w:sz w:val="24"/>
        </w:rPr>
        <w:t>MySQL</w:t>
      </w:r>
      <w:r w:rsidRPr="00316D2B">
        <w:rPr>
          <w:rFonts w:cs="宋体" w:hint="eastAsia"/>
          <w:color w:val="000000"/>
          <w:sz w:val="24"/>
        </w:rPr>
        <w:t>，</w:t>
      </w:r>
      <w:proofErr w:type="spellStart"/>
      <w:r w:rsidRPr="00316D2B">
        <w:rPr>
          <w:rFonts w:cs="宋体" w:hint="eastAsia"/>
          <w:color w:val="000000"/>
          <w:sz w:val="24"/>
        </w:rPr>
        <w:t>SQLserver</w:t>
      </w:r>
      <w:proofErr w:type="spellEnd"/>
      <w:r w:rsidRPr="00316D2B">
        <w:rPr>
          <w:rFonts w:cs="宋体" w:hint="eastAsia"/>
          <w:color w:val="000000"/>
          <w:sz w:val="24"/>
        </w:rPr>
        <w:t>等功能齐全的数据库里包含的</w:t>
      </w:r>
      <w:r w:rsidRPr="00316D2B">
        <w:rPr>
          <w:rFonts w:cs="宋体" w:hint="eastAsia"/>
          <w:color w:val="000000"/>
          <w:sz w:val="24"/>
        </w:rPr>
        <w:t>excel</w:t>
      </w:r>
      <w:r w:rsidRPr="00316D2B">
        <w:rPr>
          <w:rFonts w:cs="宋体" w:hint="eastAsia"/>
          <w:color w:val="000000"/>
          <w:sz w:val="24"/>
        </w:rPr>
        <w:t>文件导入导出功能。</w:t>
      </w:r>
      <w:r w:rsidRPr="00316D2B">
        <w:rPr>
          <w:rFonts w:cs="宋体" w:hint="eastAsia"/>
          <w:color w:val="000000"/>
          <w:sz w:val="24"/>
        </w:rPr>
        <w:t xml:space="preserve"> </w:t>
      </w:r>
      <w:r w:rsidRPr="00316D2B">
        <w:rPr>
          <w:rFonts w:cs="宋体" w:hint="eastAsia"/>
          <w:color w:val="000000"/>
          <w:sz w:val="24"/>
        </w:rPr>
        <w:t>二：用编程语言开发</w:t>
      </w:r>
      <w:proofErr w:type="spellStart"/>
      <w:r w:rsidRPr="00316D2B">
        <w:rPr>
          <w:rFonts w:cs="宋体" w:hint="eastAsia"/>
          <w:color w:val="000000"/>
          <w:sz w:val="24"/>
        </w:rPr>
        <w:t>api</w:t>
      </w:r>
      <w:proofErr w:type="spellEnd"/>
      <w:r w:rsidRPr="00316D2B">
        <w:rPr>
          <w:rFonts w:cs="宋体" w:hint="eastAsia"/>
          <w:color w:val="000000"/>
          <w:sz w:val="24"/>
        </w:rPr>
        <w:t>。这种方法比使用软件灵活度和性能高得多，但开发代码的过程较久，相比而言费时费力。</w:t>
      </w:r>
      <w:r w:rsidRPr="00316D2B">
        <w:rPr>
          <w:rFonts w:cs="宋体"/>
          <w:color w:val="000000"/>
          <w:sz w:val="24"/>
        </w:rPr>
        <w:t>在</w:t>
      </w:r>
      <w:r w:rsidRPr="00316D2B">
        <w:rPr>
          <w:rFonts w:cs="宋体" w:hint="eastAsia"/>
          <w:color w:val="000000"/>
          <w:sz w:val="24"/>
        </w:rPr>
        <w:t>本文</w:t>
      </w:r>
      <w:r w:rsidRPr="00316D2B">
        <w:rPr>
          <w:rFonts w:cs="宋体"/>
          <w:color w:val="000000"/>
          <w:sz w:val="24"/>
        </w:rPr>
        <w:t>场景下</w:t>
      </w:r>
      <w:r w:rsidRPr="00316D2B">
        <w:rPr>
          <w:rFonts w:cs="宋体" w:hint="eastAsia"/>
          <w:color w:val="000000"/>
          <w:sz w:val="24"/>
        </w:rPr>
        <w:t>，</w:t>
      </w:r>
      <w:r w:rsidRPr="00316D2B">
        <w:rPr>
          <w:rFonts w:cs="宋体"/>
          <w:color w:val="000000"/>
          <w:sz w:val="24"/>
        </w:rPr>
        <w:t>我们需要转换的</w:t>
      </w:r>
      <w:r w:rsidRPr="00316D2B">
        <w:rPr>
          <w:rFonts w:cs="宋体"/>
          <w:color w:val="000000"/>
          <w:sz w:val="24"/>
        </w:rPr>
        <w:t>excel</w:t>
      </w:r>
      <w:r w:rsidRPr="00316D2B">
        <w:rPr>
          <w:rFonts w:cs="宋体"/>
          <w:color w:val="000000"/>
          <w:sz w:val="24"/>
        </w:rPr>
        <w:t>格式不同</w:t>
      </w:r>
      <w:r w:rsidRPr="00316D2B">
        <w:rPr>
          <w:rFonts w:cs="宋体" w:hint="eastAsia"/>
          <w:color w:val="000000"/>
          <w:sz w:val="24"/>
        </w:rPr>
        <w:t>，</w:t>
      </w:r>
      <w:r w:rsidRPr="00316D2B">
        <w:rPr>
          <w:rFonts w:cs="宋体"/>
          <w:color w:val="000000"/>
          <w:sz w:val="24"/>
        </w:rPr>
        <w:t>转换后存储的数据库也不同</w:t>
      </w:r>
      <w:r w:rsidRPr="00316D2B">
        <w:rPr>
          <w:rFonts w:cs="宋体" w:hint="eastAsia"/>
          <w:color w:val="000000"/>
          <w:sz w:val="24"/>
        </w:rPr>
        <w:t>，使用软件限制太多，</w:t>
      </w:r>
      <w:r w:rsidRPr="00316D2B">
        <w:rPr>
          <w:rFonts w:cs="宋体"/>
          <w:color w:val="000000"/>
          <w:sz w:val="24"/>
        </w:rPr>
        <w:t>所以我们主要采取灵活性高的方案二</w:t>
      </w:r>
      <w:r w:rsidRPr="00316D2B">
        <w:rPr>
          <w:rFonts w:cs="宋体" w:hint="eastAsia"/>
          <w:color w:val="000000"/>
          <w:sz w:val="24"/>
        </w:rPr>
        <w:t>，</w:t>
      </w:r>
      <w:r w:rsidRPr="00316D2B">
        <w:rPr>
          <w:rFonts w:cs="宋体"/>
          <w:color w:val="000000"/>
          <w:sz w:val="24"/>
        </w:rPr>
        <w:t>即使用编程语言开发代码解析</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w:t>
      </w:r>
      <w:r w:rsidRPr="00316D2B">
        <w:rPr>
          <w:rFonts w:cs="宋体"/>
          <w:color w:val="000000"/>
          <w:sz w:val="24"/>
        </w:rPr>
        <w:t>这里我使用的语言是</w:t>
      </w:r>
      <w:r w:rsidRPr="00316D2B">
        <w:rPr>
          <w:rFonts w:cs="宋体"/>
          <w:color w:val="000000"/>
          <w:sz w:val="24"/>
        </w:rPr>
        <w:t>python</w:t>
      </w:r>
      <w:r w:rsidRPr="00316D2B">
        <w:rPr>
          <w:rFonts w:cs="宋体" w:hint="eastAsia"/>
          <w:color w:val="000000"/>
          <w:sz w:val="24"/>
        </w:rPr>
        <w:t>，</w:t>
      </w:r>
      <w:r w:rsidRPr="00316D2B">
        <w:rPr>
          <w:rFonts w:cs="宋体"/>
          <w:color w:val="000000"/>
          <w:sz w:val="24"/>
        </w:rPr>
        <w:t>它有一个方便的库</w:t>
      </w:r>
      <w:proofErr w:type="spellStart"/>
      <w:r w:rsidRPr="00316D2B">
        <w:rPr>
          <w:rFonts w:cs="宋体"/>
          <w:color w:val="000000"/>
          <w:sz w:val="24"/>
        </w:rPr>
        <w:t>xlrd</w:t>
      </w:r>
      <w:proofErr w:type="spellEnd"/>
      <w:r w:rsidRPr="00316D2B">
        <w:rPr>
          <w:rFonts w:cs="宋体" w:hint="eastAsia"/>
          <w:color w:val="000000"/>
          <w:sz w:val="24"/>
        </w:rPr>
        <w:t>，</w:t>
      </w:r>
      <w:r w:rsidRPr="00316D2B">
        <w:rPr>
          <w:rFonts w:cs="宋体"/>
          <w:color w:val="000000"/>
          <w:sz w:val="24"/>
        </w:rPr>
        <w:t>可以用来读取和格式化</w:t>
      </w:r>
      <w:r w:rsidRPr="00316D2B">
        <w:rPr>
          <w:rFonts w:cs="宋体" w:hint="eastAsia"/>
          <w:color w:val="000000"/>
          <w:sz w:val="24"/>
        </w:rPr>
        <w:t>（</w:t>
      </w:r>
      <w:r w:rsidRPr="00316D2B">
        <w:rPr>
          <w:rFonts w:cs="宋体"/>
          <w:color w:val="000000"/>
          <w:sz w:val="24"/>
        </w:rPr>
        <w:t>format</w:t>
      </w:r>
      <w:r w:rsidRPr="00316D2B">
        <w:rPr>
          <w:rFonts w:cs="宋体" w:hint="eastAsia"/>
          <w:color w:val="000000"/>
          <w:sz w:val="24"/>
        </w:rPr>
        <w:t>）</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。而</w:t>
      </w:r>
      <w:r w:rsidRPr="00316D2B">
        <w:rPr>
          <w:rFonts w:cs="宋体" w:hint="eastAsia"/>
          <w:color w:val="000000"/>
          <w:sz w:val="24"/>
        </w:rPr>
        <w:t>XML</w:t>
      </w:r>
      <w:r w:rsidRPr="00316D2B">
        <w:rPr>
          <w:rFonts w:cs="宋体" w:hint="eastAsia"/>
          <w:color w:val="000000"/>
          <w:sz w:val="24"/>
        </w:rPr>
        <w:t>库则可以处理</w:t>
      </w:r>
      <w:r w:rsidRPr="00316D2B">
        <w:rPr>
          <w:rFonts w:cs="宋体" w:hint="eastAsia"/>
          <w:color w:val="000000"/>
          <w:sz w:val="24"/>
        </w:rPr>
        <w:t>XML</w:t>
      </w:r>
      <w:r w:rsidRPr="00316D2B">
        <w:rPr>
          <w:rFonts w:cs="宋体" w:hint="eastAsia"/>
          <w:color w:val="000000"/>
          <w:sz w:val="24"/>
        </w:rPr>
        <w:t>文件。</w:t>
      </w:r>
    </w:p>
    <w:p w:rsidR="008F596D" w:rsidRPr="00316D2B" w:rsidRDefault="008F596D" w:rsidP="008F596D">
      <w:pPr>
        <w:ind w:firstLine="420"/>
        <w:rPr>
          <w:rFonts w:cs="宋体"/>
          <w:color w:val="000000"/>
          <w:sz w:val="24"/>
        </w:rPr>
      </w:pPr>
      <w:r w:rsidRPr="00316D2B">
        <w:rPr>
          <w:rFonts w:cs="宋体"/>
          <w:color w:val="000000"/>
          <w:sz w:val="24"/>
        </w:rPr>
        <w:t>Excel</w:t>
      </w:r>
      <w:r w:rsidRPr="00316D2B">
        <w:rPr>
          <w:rFonts w:cs="宋体"/>
          <w:color w:val="000000"/>
          <w:sz w:val="24"/>
        </w:rPr>
        <w:t>文件数据由表头</w:t>
      </w:r>
      <w:r w:rsidR="00F949DD" w:rsidRPr="00316D2B">
        <w:rPr>
          <w:rFonts w:cs="宋体" w:hint="eastAsia"/>
          <w:color w:val="000000"/>
          <w:sz w:val="24"/>
        </w:rPr>
        <w:t>/</w:t>
      </w:r>
      <w:r w:rsidRPr="00316D2B">
        <w:rPr>
          <w:rFonts w:cs="宋体"/>
          <w:color w:val="000000"/>
          <w:sz w:val="24"/>
        </w:rPr>
        <w:t>列名和对应数据组成</w:t>
      </w:r>
      <w:r w:rsidRPr="00316D2B">
        <w:rPr>
          <w:rFonts w:cs="宋体" w:hint="eastAsia"/>
          <w:color w:val="000000"/>
          <w:sz w:val="24"/>
        </w:rPr>
        <w:t>。</w:t>
      </w:r>
      <w:r w:rsidRPr="00316D2B">
        <w:rPr>
          <w:rFonts w:cs="宋体"/>
          <w:color w:val="000000"/>
          <w:sz w:val="24"/>
        </w:rPr>
        <w:t>其中的表头</w:t>
      </w:r>
      <w:r w:rsidR="00F949DD" w:rsidRPr="00316D2B">
        <w:rPr>
          <w:rFonts w:cs="宋体" w:hint="eastAsia"/>
          <w:color w:val="000000"/>
          <w:sz w:val="24"/>
        </w:rPr>
        <w:t>/</w:t>
      </w:r>
      <w:r w:rsidRPr="00316D2B">
        <w:rPr>
          <w:rFonts w:cs="宋体"/>
          <w:color w:val="000000"/>
          <w:sz w:val="24"/>
        </w:rPr>
        <w:t>列名部分是静态的</w:t>
      </w:r>
      <w:r w:rsidRPr="00316D2B">
        <w:rPr>
          <w:rFonts w:cs="宋体" w:hint="eastAsia"/>
          <w:color w:val="000000"/>
          <w:sz w:val="24"/>
        </w:rPr>
        <w:t>。</w:t>
      </w:r>
      <w:r w:rsidRPr="00316D2B">
        <w:rPr>
          <w:rFonts w:cs="宋体"/>
          <w:color w:val="000000"/>
          <w:sz w:val="24"/>
        </w:rPr>
        <w:t>为了提高效率</w:t>
      </w:r>
      <w:r w:rsidRPr="00316D2B">
        <w:rPr>
          <w:rFonts w:cs="宋体" w:hint="eastAsia"/>
          <w:color w:val="000000"/>
          <w:sz w:val="24"/>
        </w:rPr>
        <w:t>，</w:t>
      </w:r>
      <w:r w:rsidRPr="00316D2B">
        <w:rPr>
          <w:rFonts w:cs="宋体"/>
          <w:color w:val="000000"/>
          <w:sz w:val="24"/>
        </w:rPr>
        <w:t>我们先通过</w:t>
      </w:r>
      <w:r w:rsidRPr="00316D2B">
        <w:rPr>
          <w:rFonts w:cs="宋体" w:hint="eastAsia"/>
          <w:color w:val="000000"/>
          <w:sz w:val="24"/>
        </w:rPr>
        <w:t>XML</w:t>
      </w:r>
      <w:r w:rsidRPr="00316D2B">
        <w:rPr>
          <w:rFonts w:cs="宋体" w:hint="eastAsia"/>
          <w:color w:val="000000"/>
          <w:sz w:val="24"/>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厂商</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厂商编号</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方便面编号</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方便面名称</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规格</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是否加宽</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五谷道场</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001</w:t>
            </w:r>
          </w:p>
        </w:tc>
        <w:tc>
          <w:tcPr>
            <w:tcW w:w="1625" w:type="dxa"/>
          </w:tcPr>
          <w:p w:rsidR="008F596D" w:rsidRPr="00316D2B" w:rsidRDefault="008F596D" w:rsidP="00F64B58">
            <w:pPr>
              <w:rPr>
                <w:rFonts w:cs="宋体"/>
                <w:color w:val="000000"/>
                <w:sz w:val="24"/>
              </w:rPr>
            </w:pPr>
            <w:r w:rsidRPr="00316D2B">
              <w:rPr>
                <w:rFonts w:cs="宋体"/>
                <w:color w:val="000000"/>
                <w:sz w:val="24"/>
              </w:rPr>
              <w:t>20070528761</w:t>
            </w:r>
          </w:p>
        </w:tc>
        <w:tc>
          <w:tcPr>
            <w:tcW w:w="1384" w:type="dxa"/>
          </w:tcPr>
          <w:p w:rsidR="008F596D" w:rsidRPr="00316D2B" w:rsidRDefault="008F596D" w:rsidP="00F64B58">
            <w:pPr>
              <w:jc w:val="left"/>
              <w:rPr>
                <w:rFonts w:cs="宋体"/>
                <w:color w:val="000000"/>
                <w:sz w:val="24"/>
              </w:rPr>
            </w:pPr>
            <w:r w:rsidRPr="00316D2B">
              <w:rPr>
                <w:rFonts w:cs="宋体" w:hint="eastAsia"/>
                <w:color w:val="000000"/>
                <w:sz w:val="24"/>
              </w:rPr>
              <w:t>庖丁时蔬</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1</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统一</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002</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20071011SY</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浓香排骨</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0</w:t>
            </w:r>
          </w:p>
        </w:tc>
      </w:tr>
    </w:tbl>
    <w:p w:rsidR="008F596D" w:rsidRPr="00316D2B" w:rsidRDefault="008F596D" w:rsidP="008F596D">
      <w:pPr>
        <w:ind w:firstLine="420"/>
        <w:rPr>
          <w:rFonts w:cs="宋体"/>
          <w:color w:val="000000"/>
          <w:sz w:val="24"/>
        </w:rPr>
      </w:pPr>
      <w:r w:rsidRPr="00316D2B">
        <w:rPr>
          <w:rFonts w:cs="宋体" w:hint="eastAsia"/>
          <w:color w:val="000000"/>
          <w:sz w:val="24"/>
        </w:rPr>
        <w:t>其对应的</w:t>
      </w:r>
      <w:r w:rsidRPr="00316D2B">
        <w:rPr>
          <w:rFonts w:cs="宋体" w:hint="eastAsia"/>
          <w:color w:val="000000"/>
          <w:sz w:val="24"/>
        </w:rPr>
        <w:t>XML</w:t>
      </w:r>
      <w:r w:rsidRPr="00316D2B">
        <w:rPr>
          <w:rFonts w:cs="宋体" w:hint="eastAsia"/>
          <w:color w:val="000000"/>
          <w:sz w:val="24"/>
        </w:rPr>
        <w:t>配置文件应如：。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proofErr w:type="gramStart"/>
            <w:r w:rsidRPr="00316D2B">
              <w:rPr>
                <w:rFonts w:cs="宋体"/>
                <w:color w:val="000000"/>
                <w:sz w:val="24"/>
              </w:rPr>
              <w:t>&lt;?xml</w:t>
            </w:r>
            <w:proofErr w:type="gramEnd"/>
            <w:r w:rsidRPr="00316D2B">
              <w:rPr>
                <w:rFonts w:cs="宋体"/>
                <w:color w:val="000000"/>
                <w:sz w:val="24"/>
              </w:rPr>
              <w:t xml:space="preserve"> version="1.0" encoding="UTF-8"?&gt;</w:t>
            </w:r>
          </w:p>
          <w:p w:rsidR="008F596D" w:rsidRPr="00316D2B" w:rsidRDefault="008F596D" w:rsidP="00F64B58">
            <w:pPr>
              <w:tabs>
                <w:tab w:val="left" w:pos="2525"/>
              </w:tabs>
              <w:rPr>
                <w:rFonts w:cs="宋体"/>
                <w:color w:val="000000"/>
                <w:sz w:val="24"/>
              </w:rPr>
            </w:pPr>
            <w:r w:rsidRPr="00316D2B">
              <w:rPr>
                <w:rFonts w:cs="宋体"/>
                <w:color w:val="000000"/>
                <w:sz w:val="24"/>
              </w:rPr>
              <w:t>&lt;</w:t>
            </w:r>
            <w:proofErr w:type="spellStart"/>
            <w:r w:rsidRPr="00316D2B">
              <w:rPr>
                <w:rFonts w:cs="宋体" w:hint="eastAsia"/>
                <w:color w:val="000000"/>
                <w:sz w:val="24"/>
              </w:rPr>
              <w:t>manuInstNoodle</w:t>
            </w:r>
            <w:proofErr w:type="spellEnd"/>
            <w:r w:rsidRPr="00316D2B">
              <w:rPr>
                <w:rFonts w:cs="宋体"/>
                <w:color w:val="000000"/>
                <w:sz w:val="24"/>
              </w:rPr>
              <w:t>&gt;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manufacturer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1</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2</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w:t>
            </w:r>
            <w:r w:rsidRPr="00316D2B">
              <w:rPr>
                <w:rFonts w:cs="宋体" w:hint="eastAsia"/>
                <w:color w:val="000000"/>
                <w:sz w:val="24"/>
              </w:rPr>
              <w:t>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manufacturer &gt;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w:t>
            </w:r>
            <w:proofErr w:type="spellStart"/>
            <w:r w:rsidRPr="00316D2B">
              <w:rPr>
                <w:rFonts w:cs="宋体" w:hint="eastAsia"/>
                <w:color w:val="000000"/>
                <w:sz w:val="24"/>
              </w:rPr>
              <w:t>instantNoodel</w:t>
            </w:r>
            <w:proofErr w:type="spellEnd"/>
            <w:r w:rsidRPr="00316D2B">
              <w:rPr>
                <w:rFonts w:cs="宋体"/>
                <w:color w:val="000000"/>
                <w:sz w:val="24"/>
              </w:rPr>
              <w:t xml:space="preserve">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3</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lastRenderedPageBreak/>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w:t>
            </w:r>
            <w:r w:rsidRPr="00316D2B">
              <w:rPr>
                <w:rFonts w:cs="宋体" w:hint="eastAsia"/>
                <w:color w:val="000000"/>
                <w:sz w:val="24"/>
              </w:rPr>
              <w:t>名称</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4</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规格</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5</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 xml:space="preserve"> specification</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是否加宽</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6</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ifWiden</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instantNoodel</w:t>
            </w:r>
            <w:proofErr w:type="spellEnd"/>
            <w:r w:rsidRPr="00316D2B">
              <w:rPr>
                <w:rFonts w:cs="宋体"/>
                <w:color w:val="000000"/>
                <w:sz w:val="24"/>
              </w:rPr>
              <w:t xml:space="preserve"> &gt; </w:t>
            </w:r>
          </w:p>
          <w:p w:rsidR="008F596D" w:rsidRPr="00316D2B" w:rsidRDefault="008F596D" w:rsidP="00F64B58">
            <w:pPr>
              <w:tabs>
                <w:tab w:val="left" w:pos="2525"/>
              </w:tabs>
              <w:rPr>
                <w:rFonts w:cs="宋体"/>
                <w:color w:val="000000"/>
                <w:sz w:val="24"/>
              </w:rPr>
            </w:pPr>
            <w:r w:rsidRPr="00316D2B">
              <w:rPr>
                <w:rFonts w:cs="宋体"/>
                <w:color w:val="000000"/>
                <w:sz w:val="24"/>
              </w:rPr>
              <w:t>&lt;/</w:t>
            </w:r>
            <w:r w:rsidRPr="00316D2B">
              <w:rPr>
                <w:rFonts w:cs="宋体" w:hint="eastAsia"/>
                <w:color w:val="000000"/>
                <w:sz w:val="24"/>
              </w:rPr>
              <w:t xml:space="preserve"> </w:t>
            </w:r>
            <w:proofErr w:type="spellStart"/>
            <w:r w:rsidRPr="00316D2B">
              <w:rPr>
                <w:rFonts w:cs="宋体" w:hint="eastAsia"/>
                <w:color w:val="000000"/>
                <w:sz w:val="24"/>
              </w:rPr>
              <w:t>manuInstNoodle</w:t>
            </w:r>
            <w:proofErr w:type="spellEnd"/>
            <w:r w:rsidRPr="00316D2B">
              <w:rPr>
                <w:rFonts w:cs="宋体"/>
                <w:color w:val="000000"/>
                <w:sz w:val="24"/>
              </w:rPr>
              <w:t xml:space="preserve"> &gt;</w:t>
            </w:r>
          </w:p>
        </w:tc>
      </w:tr>
    </w:tbl>
    <w:p w:rsidR="007912D9" w:rsidRPr="00316D2B" w:rsidRDefault="007912D9" w:rsidP="008F596D">
      <w:pPr>
        <w:ind w:firstLine="420"/>
        <w:rPr>
          <w:rFonts w:cs="宋体"/>
          <w:color w:val="000000"/>
          <w:sz w:val="24"/>
        </w:rPr>
      </w:pPr>
    </w:p>
    <w:p w:rsidR="008F596D" w:rsidRPr="00316D2B" w:rsidRDefault="008F596D" w:rsidP="008F596D">
      <w:pPr>
        <w:ind w:firstLine="420"/>
        <w:rPr>
          <w:rFonts w:cs="宋体"/>
          <w:color w:val="000000"/>
          <w:sz w:val="24"/>
        </w:rPr>
      </w:pPr>
      <w:r w:rsidRPr="00316D2B">
        <w:rPr>
          <w:rFonts w:cs="宋体" w:hint="eastAsia"/>
          <w:color w:val="000000"/>
          <w:sz w:val="24"/>
        </w:rPr>
        <w:t>当我们要使用</w:t>
      </w:r>
      <w:r w:rsidRPr="00316D2B">
        <w:rPr>
          <w:rFonts w:cs="宋体" w:hint="eastAsia"/>
          <w:color w:val="000000"/>
          <w:sz w:val="24"/>
        </w:rPr>
        <w:t>python</w:t>
      </w:r>
      <w:r w:rsidRPr="00316D2B">
        <w:rPr>
          <w:rFonts w:cs="宋体" w:hint="eastAsia"/>
          <w:color w:val="000000"/>
          <w:sz w:val="24"/>
        </w:rPr>
        <w:t>进行数据转换时，先根据</w:t>
      </w:r>
      <w:r w:rsidRPr="00316D2B">
        <w:rPr>
          <w:rFonts w:cs="宋体" w:hint="eastAsia"/>
          <w:color w:val="000000"/>
          <w:sz w:val="24"/>
        </w:rPr>
        <w:t>XML</w:t>
      </w:r>
      <w:r w:rsidRPr="00316D2B">
        <w:rPr>
          <w:rFonts w:cs="宋体" w:hint="eastAsia"/>
          <w:color w:val="000000"/>
          <w:sz w:val="24"/>
        </w:rPr>
        <w:t>配置文件进行映射。读出每个单元格的数据，根据以上</w:t>
      </w:r>
      <w:proofErr w:type="spellStart"/>
      <w:r w:rsidRPr="00316D2B">
        <w:rPr>
          <w:rFonts w:cs="宋体" w:hint="eastAsia"/>
          <w:color w:val="000000"/>
          <w:sz w:val="24"/>
        </w:rPr>
        <w:t>config</w:t>
      </w:r>
      <w:proofErr w:type="spellEnd"/>
      <w:r w:rsidRPr="00316D2B">
        <w:rPr>
          <w:rFonts w:cs="宋体" w:hint="eastAsia"/>
          <w:color w:val="000000"/>
          <w:sz w:val="24"/>
        </w:rPr>
        <w:t>文件里</w:t>
      </w:r>
      <w:proofErr w:type="spellStart"/>
      <w:r w:rsidRPr="00316D2B">
        <w:rPr>
          <w:rFonts w:cs="宋体" w:hint="eastAsia"/>
          <w:color w:val="000000"/>
          <w:sz w:val="24"/>
        </w:rPr>
        <w:t>excelCol</w:t>
      </w:r>
      <w:proofErr w:type="spellEnd"/>
      <w:r w:rsidRPr="00316D2B">
        <w:rPr>
          <w:rFonts w:cs="宋体" w:hint="eastAsia"/>
          <w:color w:val="000000"/>
          <w:sz w:val="24"/>
        </w:rPr>
        <w:t>列名名称和</w:t>
      </w:r>
      <w:proofErr w:type="spellStart"/>
      <w:r w:rsidRPr="00316D2B">
        <w:rPr>
          <w:rFonts w:cs="宋体" w:hint="eastAsia"/>
          <w:color w:val="000000"/>
          <w:sz w:val="24"/>
        </w:rPr>
        <w:t>colIndex</w:t>
      </w:r>
      <w:proofErr w:type="spellEnd"/>
      <w:r w:rsidRPr="00316D2B">
        <w:rPr>
          <w:rFonts w:cs="宋体" w:hint="eastAsia"/>
          <w:color w:val="000000"/>
          <w:sz w:val="24"/>
        </w:rPr>
        <w:t>列名索引进行对应。分析以上的配置文件，我们可以通过定义三个对象，分别是厂商，方便面，和他们间的关系来建立映射，也可以使用</w:t>
      </w:r>
      <w:r w:rsidRPr="00316D2B">
        <w:rPr>
          <w:rFonts w:cs="宋体" w:hint="eastAsia"/>
          <w:color w:val="000000"/>
          <w:sz w:val="24"/>
        </w:rPr>
        <w:t>Python</w:t>
      </w:r>
      <w:r w:rsidRPr="00316D2B">
        <w:rPr>
          <w:rFonts w:cs="宋体" w:hint="eastAsia"/>
          <w:color w:val="000000"/>
          <w:sz w:val="24"/>
        </w:rPr>
        <w:t>强大的数据类型进行组织，即</w:t>
      </w:r>
    </w:p>
    <w:p w:rsidR="007912D9" w:rsidRPr="00316D2B" w:rsidRDefault="007912D9" w:rsidP="008F596D">
      <w:pPr>
        <w:ind w:firstLine="420"/>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 [ {</w:t>
            </w:r>
            <w:r w:rsidRPr="00316D2B">
              <w:rPr>
                <w:rFonts w:cs="宋体"/>
                <w:color w:val="000000"/>
                <w:sz w:val="24"/>
              </w:rPr>
              <w:t xml:space="preserve"> </w:t>
            </w:r>
            <w:proofErr w:type="spellStart"/>
            <w:r w:rsidRPr="00316D2B">
              <w:rPr>
                <w:rFonts w:cs="宋体"/>
                <w:color w:val="000000"/>
                <w:sz w:val="24"/>
              </w:rPr>
              <w:t>manufacturerName</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manufacturerName</w:t>
            </w:r>
            <w:r w:rsidRPr="00316D2B">
              <w:rPr>
                <w:rFonts w:cs="宋体" w:hint="eastAsia"/>
                <w:color w:val="000000"/>
                <w:sz w:val="24"/>
              </w:rPr>
              <w:t>Value</w:t>
            </w:r>
            <w:proofErr w:type="spellEnd"/>
            <w:r w:rsidRPr="00316D2B">
              <w:rPr>
                <w:rFonts w:cs="宋体" w:hint="eastAsia"/>
                <w:color w:val="000000"/>
                <w:sz w:val="24"/>
              </w:rPr>
              <w:t>},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IdValue</w:t>
            </w:r>
            <w:proofErr w:type="spellEnd"/>
            <w:r w:rsidRPr="00316D2B">
              <w:rPr>
                <w:rFonts w:cs="宋体" w:hint="eastAsia"/>
                <w:color w:val="000000"/>
                <w:sz w:val="24"/>
              </w:rPr>
              <w:t xml:space="preserve"> } ] , [ { </w:t>
            </w:r>
            <w:proofErr w:type="spellStart"/>
            <w:r w:rsidRPr="00316D2B">
              <w:rPr>
                <w:rFonts w:cs="宋体" w:hint="eastAsia"/>
                <w:color w:val="000000"/>
                <w:sz w:val="24"/>
              </w:rPr>
              <w:t>instantNoodelId</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instantNoodelIdValue</w:t>
            </w:r>
            <w:proofErr w:type="spellEnd"/>
            <w:r w:rsidRPr="00316D2B">
              <w:rPr>
                <w:rFonts w:cs="宋体" w:hint="eastAsia"/>
                <w:color w:val="000000"/>
                <w:sz w:val="24"/>
              </w:rPr>
              <w:t xml:space="preserve"> }, { </w:t>
            </w:r>
            <w:proofErr w:type="spellStart"/>
            <w:r w:rsidRPr="00316D2B">
              <w:rPr>
                <w:rFonts w:cs="宋体" w:hint="eastAsia"/>
                <w:color w:val="000000"/>
                <w:sz w:val="24"/>
              </w:rPr>
              <w:t>instantNoodelName</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instantNoodelNameValue</w:t>
            </w:r>
            <w:proofErr w:type="spellEnd"/>
            <w:r w:rsidRPr="00316D2B">
              <w:rPr>
                <w:rFonts w:cs="宋体" w:hint="eastAsia"/>
                <w:color w:val="000000"/>
                <w:sz w:val="24"/>
              </w:rPr>
              <w:t xml:space="preserve"> }, {</w:t>
            </w:r>
            <w:r w:rsidRPr="00316D2B">
              <w:rPr>
                <w:rFonts w:cs="宋体"/>
                <w:color w:val="000000"/>
                <w:sz w:val="24"/>
              </w:rPr>
              <w:t xml:space="preserve"> specification</w:t>
            </w:r>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specification</w:t>
            </w:r>
            <w:r w:rsidRPr="00316D2B">
              <w:rPr>
                <w:rFonts w:cs="宋体" w:hint="eastAsia"/>
                <w:color w:val="000000"/>
                <w:sz w:val="24"/>
              </w:rPr>
              <w:t>Value</w:t>
            </w:r>
            <w:proofErr w:type="spellEnd"/>
            <w:r w:rsidRPr="00316D2B">
              <w:rPr>
                <w:rFonts w:cs="宋体" w:hint="eastAsia"/>
                <w:color w:val="000000"/>
                <w:sz w:val="24"/>
              </w:rPr>
              <w:t xml:space="preserve"> } ,{ </w:t>
            </w:r>
            <w:proofErr w:type="spellStart"/>
            <w:r w:rsidRPr="00316D2B">
              <w:rPr>
                <w:rFonts w:cs="宋体" w:hint="eastAsia"/>
                <w:color w:val="000000"/>
                <w:sz w:val="24"/>
              </w:rPr>
              <w:t>ifWiden</w:t>
            </w:r>
            <w:proofErr w:type="spellEnd"/>
            <w:r w:rsidRPr="00316D2B">
              <w:rPr>
                <w:rFonts w:cs="宋体" w:hint="eastAsia"/>
                <w:color w:val="000000"/>
                <w:sz w:val="24"/>
              </w:rPr>
              <w:t xml:space="preserve"> : </w:t>
            </w:r>
            <w:proofErr w:type="spellStart"/>
            <w:r w:rsidRPr="00316D2B">
              <w:rPr>
                <w:rFonts w:cs="宋体" w:hint="eastAsia"/>
                <w:color w:val="000000"/>
                <w:sz w:val="24"/>
              </w:rPr>
              <w:t>ifWidenValue</w:t>
            </w:r>
            <w:proofErr w:type="spellEnd"/>
            <w:r w:rsidRPr="00316D2B">
              <w:rPr>
                <w:rFonts w:cs="宋体" w:hint="eastAsia"/>
                <w:color w:val="000000"/>
                <w:sz w:val="24"/>
              </w:rPr>
              <w:t xml:space="preserve"> } ] ]</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然后再通过</w:t>
      </w:r>
      <w:proofErr w:type="spellStart"/>
      <w:r w:rsidRPr="00316D2B">
        <w:rPr>
          <w:rFonts w:cs="宋体" w:hint="eastAsia"/>
          <w:color w:val="000000"/>
          <w:sz w:val="24"/>
        </w:rPr>
        <w:t>def</w:t>
      </w:r>
      <w:proofErr w:type="spellEnd"/>
      <w:r w:rsidRPr="00316D2B">
        <w:rPr>
          <w:rFonts w:cs="宋体" w:hint="eastAsia"/>
          <w:color w:val="000000"/>
          <w:sz w:val="24"/>
        </w:rPr>
        <w:t xml:space="preserve"> </w:t>
      </w:r>
      <w:proofErr w:type="spellStart"/>
      <w:r w:rsidRPr="00316D2B">
        <w:rPr>
          <w:rFonts w:cs="宋体" w:hint="eastAsia"/>
          <w:color w:val="000000"/>
          <w:sz w:val="24"/>
        </w:rPr>
        <w:t>ListmapXML</w:t>
      </w:r>
      <w:proofErr w:type="spellEnd"/>
      <w:r w:rsidRPr="00316D2B">
        <w:rPr>
          <w:rFonts w:cs="宋体" w:hint="eastAsia"/>
          <w:color w:val="000000"/>
          <w:sz w:val="24"/>
        </w:rPr>
        <w:t>函数进行映射。这里方法</w:t>
      </w:r>
      <w:proofErr w:type="gramStart"/>
      <w:r w:rsidRPr="00316D2B">
        <w:rPr>
          <w:rFonts w:cs="宋体" w:hint="eastAsia"/>
          <w:color w:val="000000"/>
          <w:sz w:val="24"/>
        </w:rPr>
        <w:t>二相对</w:t>
      </w:r>
      <w:proofErr w:type="gramEnd"/>
      <w:r w:rsidRPr="00316D2B">
        <w:rPr>
          <w:rFonts w:cs="宋体" w:hint="eastAsia"/>
          <w:color w:val="000000"/>
          <w:sz w:val="24"/>
        </w:rPr>
        <w:t>简单，我采取的就是这种方法。</w:t>
      </w:r>
    </w:p>
    <w:p w:rsidR="008F596D" w:rsidRPr="00316D2B" w:rsidRDefault="008F596D" w:rsidP="008F596D">
      <w:pPr>
        <w:ind w:firstLine="420"/>
        <w:rPr>
          <w:rFonts w:cs="宋体"/>
          <w:color w:val="000000"/>
          <w:sz w:val="24"/>
        </w:rPr>
      </w:pPr>
      <w:r w:rsidRPr="00316D2B">
        <w:rPr>
          <w:rFonts w:cs="宋体"/>
          <w:color w:val="000000"/>
          <w:sz w:val="24"/>
        </w:rPr>
        <w:t>T</w:t>
      </w:r>
      <w:r w:rsidRPr="00316D2B">
        <w:rPr>
          <w:rFonts w:cs="宋体" w:hint="eastAsia"/>
          <w:color w:val="000000"/>
          <w:sz w:val="24"/>
        </w:rPr>
        <w:t>xt</w:t>
      </w:r>
      <w:r w:rsidRPr="00316D2B">
        <w:rPr>
          <w:rFonts w:cs="宋体" w:hint="eastAsia"/>
          <w:color w:val="000000"/>
          <w:sz w:val="24"/>
        </w:rPr>
        <w:t>文件的数据提取我们则可以使用正则提取的方法，通过匹配完成结构化。这里我们举例如下，这是机器生成的文件</w:t>
      </w:r>
      <w:r w:rsidRPr="00316D2B">
        <w:rPr>
          <w:rFonts w:cs="宋体" w:hint="eastAsia"/>
          <w:color w:val="000000"/>
          <w:sz w:val="24"/>
        </w:rPr>
        <w:t>machineDatas.txt</w:t>
      </w:r>
      <w:r w:rsidRPr="00316D2B">
        <w:rPr>
          <w:rFonts w:cs="宋体" w:hint="eastAsia"/>
          <w:color w:val="000000"/>
          <w:sz w:val="24"/>
        </w:rPr>
        <w:t>。</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F949D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B1J1A001</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222.871</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1166.289</w:t>
            </w:r>
            <w:r w:rsidRPr="00316D2B">
              <w:rPr>
                <w:rFonts w:cs="宋体" w:hint="eastAsia"/>
                <w:color w:val="000000"/>
                <w:sz w:val="24"/>
              </w:rPr>
              <w:t>;</w:t>
            </w:r>
            <w:r w:rsidRPr="00316D2B">
              <w:rPr>
                <w:rFonts w:cs="宋体"/>
                <w:color w:val="000000"/>
                <w:sz w:val="24"/>
              </w:rPr>
              <w:t xml:space="preserve"> </w:t>
            </w:r>
          </w:p>
          <w:p w:rsidR="008F596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B1J1A002</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222.27</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1093.455</w:t>
            </w:r>
            <w:r w:rsidRPr="00316D2B">
              <w:rPr>
                <w:rFonts w:cs="宋体" w:hint="eastAsia"/>
                <w:color w:val="000000"/>
                <w:sz w:val="24"/>
              </w:rPr>
              <w:t>;</w:t>
            </w:r>
          </w:p>
        </w:tc>
      </w:tr>
    </w:tbl>
    <w:p w:rsidR="008F596D" w:rsidRPr="00316D2B" w:rsidRDefault="008F596D" w:rsidP="008F596D">
      <w:pPr>
        <w:rPr>
          <w:rFonts w:cs="宋体"/>
          <w:color w:val="000000"/>
          <w:sz w:val="24"/>
        </w:rPr>
      </w:pPr>
      <w:r w:rsidRPr="00316D2B">
        <w:rPr>
          <w:rFonts w:cs="宋体" w:hint="eastAsia"/>
          <w:color w:val="000000"/>
          <w:sz w:val="24"/>
        </w:rPr>
        <w:t>可以写正则如</w:t>
      </w:r>
      <w:r w:rsidRPr="00316D2B">
        <w:rPr>
          <w:rFonts w:cs="宋体" w:hint="eastAsia"/>
          <w:color w:val="000000"/>
          <w:sz w:val="24"/>
        </w:rPr>
        <w:t>:</w:t>
      </w:r>
      <w:r w:rsidRPr="00316D2B">
        <w:rPr>
          <w:rFonts w:cs="宋体"/>
          <w:color w:val="000000"/>
          <w:sz w:val="24"/>
        </w:rPr>
        <w:t xml:space="preserve"> </w:t>
      </w:r>
    </w:p>
    <w:p w:rsidR="007912D9" w:rsidRPr="00316D2B" w:rsidRDefault="007912D9" w:rsidP="008F596D">
      <w:pPr>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proofErr w:type="spellStart"/>
            <w:proofErr w:type="gramStart"/>
            <w:r w:rsidRPr="00316D2B">
              <w:rPr>
                <w:rFonts w:cs="宋体" w:hint="eastAsia"/>
                <w:color w:val="000000"/>
                <w:sz w:val="24"/>
              </w:rPr>
              <w:t>machineData</w:t>
            </w:r>
            <w:proofErr w:type="spellEnd"/>
            <w:proofErr w:type="gramEnd"/>
            <w:r w:rsidRPr="00316D2B">
              <w:rPr>
                <w:rFonts w:cs="宋体" w:hint="eastAsia"/>
                <w:color w:val="000000"/>
                <w:sz w:val="24"/>
              </w:rPr>
              <w:t xml:space="preserve"> = </w:t>
            </w:r>
            <w:proofErr w:type="spellStart"/>
            <w:r w:rsidRPr="00316D2B">
              <w:rPr>
                <w:rFonts w:cs="宋体" w:hint="eastAsia"/>
                <w:color w:val="000000"/>
                <w:sz w:val="24"/>
              </w:rPr>
              <w:t>data.findall</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proofErr w:type="spellStart"/>
            <w:r w:rsidRPr="00316D2B">
              <w:rPr>
                <w:rFonts w:cs="宋体" w:hint="eastAsia"/>
                <w:color w:val="000000"/>
                <w:sz w:val="24"/>
              </w:rPr>
              <w:t>TestId</w:t>
            </w:r>
            <w:proofErr w:type="spellEnd"/>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proofErr w:type="spellStart"/>
            <w:r w:rsidRPr="00316D2B">
              <w:rPr>
                <w:rFonts w:cs="宋体" w:hint="eastAsia"/>
                <w:color w:val="000000"/>
                <w:sz w:val="24"/>
              </w:rPr>
              <w:t>TestId</w:t>
            </w:r>
            <w:proofErr w:type="spellEnd"/>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r w:rsidRPr="00316D2B">
              <w:rPr>
                <w:rFonts w:cs="宋体"/>
                <w:color w:val="000000"/>
                <w:sz w:val="24"/>
              </w:rPr>
              <w:t>Area-FT</w:t>
            </w:r>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“Area</w:t>
            </w:r>
            <w:proofErr w:type="spellEnd"/>
            <w:r w:rsidRPr="00316D2B">
              <w:rPr>
                <w:rFonts w:cs="宋体"/>
                <w:color w:val="000000"/>
                <w:sz w:val="24"/>
              </w:rPr>
              <w:t>-FT</w:t>
            </w:r>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通过</w:t>
      </w:r>
      <w:r w:rsidRPr="00316D2B">
        <w:rPr>
          <w:rFonts w:cs="宋体" w:hint="eastAsia"/>
          <w:color w:val="000000"/>
          <w:sz w:val="24"/>
        </w:rPr>
        <w:t>python</w:t>
      </w:r>
      <w:r w:rsidRPr="00316D2B">
        <w:rPr>
          <w:rFonts w:cs="宋体" w:hint="eastAsia"/>
          <w:color w:val="000000"/>
          <w:sz w:val="24"/>
        </w:rPr>
        <w:t>处理后即可映射为</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lastRenderedPageBreak/>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F64B58">
            <w:pPr>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tc>
      </w:tr>
    </w:tbl>
    <w:p w:rsidR="008F596D" w:rsidRPr="00316D2B" w:rsidRDefault="008F596D" w:rsidP="00316D2B">
      <w:pPr>
        <w:ind w:firstLine="424"/>
        <w:rPr>
          <w:rFonts w:cs="宋体"/>
          <w:color w:val="000000"/>
          <w:sz w:val="24"/>
        </w:rPr>
      </w:pPr>
      <w:r w:rsidRPr="00316D2B">
        <w:rPr>
          <w:rFonts w:cs="宋体" w:hint="eastAsia"/>
          <w:color w:val="000000"/>
          <w:sz w:val="24"/>
        </w:rPr>
        <w:lastRenderedPageBreak/>
        <w:t>同时我们还应该考虑到，一个项目数据的录入时由多人做的，而每个人录入的每份数据可能格式有细微的差别。比如在文件夹“时间强度评价”下，对不同产品的麻度等级提供的时间强度评价表一般有</w:t>
      </w:r>
      <w:r w:rsidRPr="00316D2B">
        <w:rPr>
          <w:rFonts w:cs="宋体" w:hint="eastAsia"/>
          <w:color w:val="000000"/>
          <w:sz w:val="24"/>
        </w:rPr>
        <w:t>16</w:t>
      </w:r>
      <w:r w:rsidRPr="00316D2B">
        <w:rPr>
          <w:rFonts w:cs="宋体" w:hint="eastAsia"/>
          <w:color w:val="000000"/>
          <w:sz w:val="24"/>
        </w:rPr>
        <w:t>列，包括产品</w:t>
      </w:r>
      <w:r w:rsidRPr="00316D2B">
        <w:rPr>
          <w:rFonts w:cs="宋体" w:hint="eastAsia"/>
          <w:color w:val="000000"/>
          <w:sz w:val="24"/>
        </w:rPr>
        <w:t>id</w:t>
      </w:r>
      <w:r w:rsidRPr="00316D2B">
        <w:rPr>
          <w:rFonts w:cs="宋体" w:hint="eastAsia"/>
          <w:color w:val="000000"/>
          <w:sz w:val="24"/>
        </w:rPr>
        <w:t>一列，从</w:t>
      </w:r>
      <w:r w:rsidRPr="00316D2B">
        <w:rPr>
          <w:rFonts w:cs="宋体" w:hint="eastAsia"/>
          <w:color w:val="000000"/>
          <w:sz w:val="24"/>
        </w:rPr>
        <w:t>0s</w:t>
      </w:r>
      <w:r w:rsidRPr="00316D2B">
        <w:rPr>
          <w:rFonts w:cs="宋体" w:hint="eastAsia"/>
          <w:color w:val="000000"/>
          <w:sz w:val="24"/>
        </w:rPr>
        <w:t>以</w:t>
      </w:r>
      <w:r w:rsidRPr="00316D2B">
        <w:rPr>
          <w:rFonts w:cs="宋体" w:hint="eastAsia"/>
          <w:color w:val="000000"/>
          <w:sz w:val="24"/>
        </w:rPr>
        <w:t>30s</w:t>
      </w:r>
      <w:r w:rsidRPr="00316D2B">
        <w:rPr>
          <w:rFonts w:cs="宋体" w:hint="eastAsia"/>
          <w:color w:val="000000"/>
          <w:sz w:val="24"/>
        </w:rPr>
        <w:t>为间隔到</w:t>
      </w:r>
      <w:r w:rsidRPr="00316D2B">
        <w:rPr>
          <w:rFonts w:cs="宋体" w:hint="eastAsia"/>
          <w:color w:val="000000"/>
          <w:sz w:val="24"/>
        </w:rPr>
        <w:t>420s</w:t>
      </w:r>
      <w:r w:rsidRPr="00316D2B">
        <w:rPr>
          <w:rFonts w:cs="宋体" w:hint="eastAsia"/>
          <w:color w:val="000000"/>
          <w:sz w:val="24"/>
        </w:rPr>
        <w:t>。但有个别文件缺失了</w:t>
      </w:r>
      <w:r w:rsidRPr="00316D2B">
        <w:rPr>
          <w:rFonts w:cs="宋体" w:hint="eastAsia"/>
          <w:color w:val="000000"/>
          <w:sz w:val="24"/>
        </w:rPr>
        <w:t>360-420s</w:t>
      </w:r>
      <w:r w:rsidRPr="00316D2B">
        <w:rPr>
          <w:rFonts w:cs="宋体" w:hint="eastAsia"/>
          <w:color w:val="000000"/>
          <w:sz w:val="24"/>
        </w:rPr>
        <w:t>的记录，有个别文件多了</w:t>
      </w:r>
      <w:r w:rsidRPr="00316D2B">
        <w:rPr>
          <w:rFonts w:cs="宋体" w:hint="eastAsia"/>
          <w:color w:val="000000"/>
          <w:sz w:val="24"/>
        </w:rPr>
        <w:t>420-450s</w:t>
      </w:r>
      <w:r w:rsidRPr="00316D2B">
        <w:rPr>
          <w:rFonts w:cs="宋体" w:hint="eastAsia"/>
          <w:color w:val="000000"/>
          <w:sz w:val="24"/>
        </w:rPr>
        <w:t>的记录。对于这种不完全统一的数据，我们在配置文件上应留下一些缓冲度，或在程度中体现出健壮性。例如：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#file1</w:t>
            </w:r>
          </w:p>
          <w:tbl>
            <w:tblPr>
              <w:tblStyle w:val="ad"/>
              <w:tblW w:w="0" w:type="auto"/>
              <w:tblLook w:val="04A0" w:firstRow="1" w:lastRow="0" w:firstColumn="1" w:lastColumn="0" w:noHBand="0" w:noVBand="1"/>
            </w:tblPr>
            <w:tblGrid>
              <w:gridCol w:w="2072"/>
              <w:gridCol w:w="2073"/>
              <w:gridCol w:w="2073"/>
              <w:gridCol w:w="2073"/>
            </w:tblGrid>
            <w:tr w:rsidR="008F596D" w:rsidRPr="00316D2B" w:rsidTr="00F64B58">
              <w:tc>
                <w:tcPr>
                  <w:tcW w:w="2072" w:type="dxa"/>
                </w:tcPr>
                <w:p w:rsidR="008F596D" w:rsidRPr="00316D2B" w:rsidRDefault="008F596D" w:rsidP="00F64B58">
                  <w:pPr>
                    <w:rPr>
                      <w:rFonts w:cs="宋体"/>
                      <w:color w:val="000000"/>
                      <w:sz w:val="24"/>
                    </w:rPr>
                  </w:pPr>
                  <w:r w:rsidRPr="00316D2B">
                    <w:rPr>
                      <w:rFonts w:cs="宋体"/>
                      <w:color w:val="000000"/>
                      <w:sz w:val="24"/>
                    </w:rPr>
                    <w:t>产品编号</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60s</w:t>
                  </w:r>
                </w:p>
              </w:tc>
            </w:tr>
            <w:tr w:rsidR="008F596D" w:rsidRPr="00316D2B" w:rsidTr="00F64B58">
              <w:tc>
                <w:tcPr>
                  <w:tcW w:w="2072" w:type="dxa"/>
                </w:tcPr>
                <w:p w:rsidR="008F596D" w:rsidRPr="00316D2B" w:rsidRDefault="008F596D" w:rsidP="00F64B58">
                  <w:pPr>
                    <w:rPr>
                      <w:rFonts w:cs="宋体"/>
                      <w:color w:val="000000"/>
                      <w:sz w:val="24"/>
                    </w:rPr>
                  </w:pPr>
                  <w:r w:rsidRPr="00316D2B">
                    <w:rPr>
                      <w:rFonts w:cs="宋体" w:hint="eastAsia"/>
                      <w:color w:val="000000"/>
                      <w:sz w:val="24"/>
                    </w:rPr>
                    <w:t>1001</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4</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13.8</w:t>
                  </w:r>
                </w:p>
              </w:tc>
            </w:tr>
          </w:tbl>
          <w:p w:rsidR="008F596D" w:rsidRPr="00316D2B" w:rsidRDefault="008F596D" w:rsidP="00F64B58">
            <w:pPr>
              <w:rPr>
                <w:rFonts w:cs="宋体"/>
                <w:color w:val="000000"/>
                <w:sz w:val="24"/>
              </w:rPr>
            </w:pPr>
          </w:p>
        </w:tc>
      </w:tr>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RPr="00316D2B" w:rsidTr="00F64B58">
              <w:tc>
                <w:tcPr>
                  <w:tcW w:w="1658" w:type="dxa"/>
                </w:tcPr>
                <w:p w:rsidR="008F596D" w:rsidRPr="00316D2B" w:rsidRDefault="008F596D" w:rsidP="00F64B58">
                  <w:pPr>
                    <w:rPr>
                      <w:rFonts w:cs="宋体"/>
                      <w:color w:val="000000"/>
                      <w:sz w:val="24"/>
                    </w:rPr>
                  </w:pPr>
                  <w:r w:rsidRPr="00316D2B">
                    <w:rPr>
                      <w:rFonts w:cs="宋体"/>
                      <w:color w:val="000000"/>
                      <w:sz w:val="24"/>
                    </w:rPr>
                    <w:t>产品编号</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60s</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90s</w:t>
                  </w:r>
                </w:p>
              </w:tc>
            </w:tr>
            <w:tr w:rsidR="008F596D" w:rsidRPr="00316D2B" w:rsidTr="00F64B58">
              <w:tc>
                <w:tcPr>
                  <w:tcW w:w="1658" w:type="dxa"/>
                </w:tcPr>
                <w:p w:rsidR="008F596D" w:rsidRPr="00316D2B" w:rsidRDefault="008F596D" w:rsidP="00F64B58">
                  <w:pPr>
                    <w:rPr>
                      <w:rFonts w:cs="宋体"/>
                      <w:color w:val="000000"/>
                      <w:sz w:val="24"/>
                    </w:rPr>
                  </w:pPr>
                  <w:r w:rsidRPr="00316D2B">
                    <w:rPr>
                      <w:rFonts w:cs="宋体" w:hint="eastAsia"/>
                      <w:color w:val="000000"/>
                      <w:sz w:val="24"/>
                    </w:rPr>
                    <w:t>1002</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9.5</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18.4</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20.2</w:t>
                  </w:r>
                </w:p>
              </w:tc>
            </w:tr>
          </w:tbl>
          <w:p w:rsidR="008F596D" w:rsidRPr="00316D2B" w:rsidRDefault="008F596D" w:rsidP="00F64B58">
            <w:pPr>
              <w:rPr>
                <w:rFonts w:cs="宋体"/>
                <w:color w:val="000000"/>
                <w:sz w:val="24"/>
              </w:rPr>
            </w:pPr>
          </w:p>
        </w:tc>
      </w:tr>
    </w:tbl>
    <w:p w:rsidR="008F596D" w:rsidRPr="00E43B26" w:rsidRDefault="008F596D" w:rsidP="008F596D">
      <w:pPr>
        <w:pStyle w:val="wxy0"/>
      </w:pPr>
      <w:r>
        <w:rPr>
          <w:rFonts w:hint="eastAsia"/>
        </w:rPr>
        <w:t>这里我的想法是数据在提供时就应该为每个文件提供</w:t>
      </w:r>
      <w:proofErr w:type="spellStart"/>
      <w:r>
        <w:rPr>
          <w:rFonts w:hint="eastAsia"/>
        </w:rPr>
        <w:t>config</w:t>
      </w:r>
      <w:proofErr w:type="spellEnd"/>
      <w:r>
        <w:rPr>
          <w:rFonts w:hint="eastAsia"/>
        </w:rPr>
        <w:t>文件说明结构，文件夹中应有一个兼容所有文件的配置文件，当我们处理数据时，首先读取总配置文件。这里我假设上传的数据文件夹自</w:t>
      </w:r>
      <w:proofErr w:type="gramStart"/>
      <w:r>
        <w:rPr>
          <w:rFonts w:hint="eastAsia"/>
        </w:rPr>
        <w:t>带正确</w:t>
      </w:r>
      <w:proofErr w:type="gramEnd"/>
      <w:r>
        <w:rPr>
          <w:rFonts w:hint="eastAsia"/>
        </w:rPr>
        <w:t>的配置文件。</w:t>
      </w:r>
    </w:p>
    <w:p w:rsidR="008F596D" w:rsidRDefault="008F596D" w:rsidP="008F596D">
      <w:pPr>
        <w:pStyle w:val="2"/>
        <w:spacing w:before="120" w:after="120"/>
      </w:pPr>
      <w:bookmarkStart w:id="39" w:name="_Toc514684417"/>
      <w:r>
        <w:rPr>
          <w:rFonts w:hint="eastAsia"/>
        </w:rPr>
        <w:t>本章小结</w:t>
      </w:r>
      <w:bookmarkEnd w:id="39"/>
    </w:p>
    <w:p w:rsidR="008F596D" w:rsidRDefault="008F596D" w:rsidP="008F596D">
      <w:pPr>
        <w:pStyle w:val="wxy0"/>
      </w:pPr>
      <w:r>
        <w:rPr>
          <w:rFonts w:hint="eastAsia"/>
        </w:rPr>
        <w:t>在本章，我们分析了食物领域项目中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Pr>
          <w:rFonts w:hint="eastAsia"/>
        </w:rPr>
        <w:t>XML</w:t>
      </w:r>
      <w:r>
        <w:rPr>
          <w:rFonts w:hint="eastAsia"/>
        </w:rPr>
        <w:t>为数据交换和存取提供了便捷，在开发项目中，我们应该结合具体情况分析，选用最合适的方法。在第三章的数据存储中，我们假定的</w:t>
      </w:r>
      <w:proofErr w:type="gramStart"/>
      <w:r>
        <w:rPr>
          <w:rFonts w:hint="eastAsia"/>
        </w:rPr>
        <w:t>源数据</w:t>
      </w:r>
      <w:proofErr w:type="gramEnd"/>
      <w:r>
        <w:rPr>
          <w:rFonts w:hint="eastAsia"/>
        </w:rPr>
        <w:t>都是</w:t>
      </w:r>
      <w:r>
        <w:rPr>
          <w:rFonts w:hint="eastAsia"/>
        </w:rPr>
        <w:t>XML</w:t>
      </w:r>
      <w:r>
        <w:rPr>
          <w:rFonts w:hint="eastAsia"/>
        </w:rPr>
        <w:t>格式。</w:t>
      </w:r>
    </w:p>
    <w:p w:rsidR="00811249" w:rsidRDefault="00DD6169" w:rsidP="00C31F30">
      <w:pPr>
        <w:pStyle w:val="1"/>
        <w:spacing w:before="240"/>
      </w:pPr>
      <w:bookmarkStart w:id="40" w:name="_Toc514684418"/>
      <w:r>
        <w:rPr>
          <w:rFonts w:hint="eastAsia"/>
        </w:rPr>
        <w:lastRenderedPageBreak/>
        <w:t>数据存储</w:t>
      </w:r>
      <w:bookmarkEnd w:id="40"/>
      <w:r w:rsidR="00C556FC">
        <w:rPr>
          <w:rFonts w:hint="eastAsia"/>
        </w:rPr>
        <w:t>方案</w:t>
      </w:r>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proofErr w:type="spellStart"/>
      <w:r w:rsidR="00DD6169">
        <w:rPr>
          <w:rFonts w:hint="eastAsia"/>
        </w:rPr>
        <w:t>nosql</w:t>
      </w:r>
      <w:proofErr w:type="spellEnd"/>
      <w:r w:rsidR="00DD6169">
        <w:rPr>
          <w:rFonts w:hint="eastAsia"/>
        </w:rPr>
        <w:t>数据库。</w:t>
      </w:r>
      <w:r w:rsidR="009A3EFA">
        <w:rPr>
          <w:rFonts w:hint="eastAsia"/>
        </w:rPr>
        <w:t>随后</w:t>
      </w:r>
      <w:r w:rsidR="00DD6169">
        <w:rPr>
          <w:rFonts w:hint="eastAsia"/>
        </w:rPr>
        <w:t>分别举出例子，分析其特点和优劣，</w:t>
      </w:r>
      <w:r w:rsidR="00577A00">
        <w:rPr>
          <w:rFonts w:hint="eastAsia"/>
        </w:rPr>
        <w:t>对比分析其性能。最后</w:t>
      </w:r>
      <w:r w:rsidR="009A3EFA">
        <w:rPr>
          <w:rFonts w:hint="eastAsia"/>
        </w:rPr>
        <w:t>将</w:t>
      </w:r>
      <w:r w:rsidR="00DD6169">
        <w:rPr>
          <w:rFonts w:hint="eastAsia"/>
        </w:rPr>
        <w:t>系统数据存储的</w:t>
      </w:r>
      <w:r w:rsidR="009A3EFA">
        <w:rPr>
          <w:rFonts w:hint="eastAsia"/>
        </w:rPr>
        <w:t>构建过程完整的进行了描述，并将部分</w:t>
      </w:r>
      <w:r w:rsidR="00012A9B">
        <w:rPr>
          <w:rFonts w:hint="eastAsia"/>
        </w:rPr>
        <w:t>系统功能</w:t>
      </w:r>
      <w:r w:rsidR="009A3EFA">
        <w:rPr>
          <w:rFonts w:hint="eastAsia"/>
        </w:rPr>
        <w:t>运行的结果作了展示。</w:t>
      </w:r>
    </w:p>
    <w:p w:rsidR="00811249" w:rsidRDefault="00DD6169" w:rsidP="007057DA">
      <w:pPr>
        <w:pStyle w:val="2"/>
        <w:spacing w:before="120" w:after="120"/>
      </w:pPr>
      <w:bookmarkStart w:id="41" w:name="_Toc514684419"/>
      <w:r>
        <w:rPr>
          <w:rFonts w:hint="eastAsia"/>
        </w:rPr>
        <w:t>多种数据库概述</w:t>
      </w:r>
      <w:bookmarkEnd w:id="41"/>
    </w:p>
    <w:p w:rsidR="00925B9E" w:rsidRPr="00E94307" w:rsidRDefault="00925B9E" w:rsidP="00316D2B">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w:t>
      </w:r>
      <w:r w:rsidR="009825E9" w:rsidRPr="00925B9E">
        <w:rPr>
          <w:rFonts w:cs="宋体" w:hint="eastAsia"/>
          <w:color w:val="000000"/>
          <w:sz w:val="24"/>
        </w:rPr>
        <w:t>它们</w:t>
      </w:r>
      <w:r w:rsidRPr="00925B9E">
        <w:rPr>
          <w:rFonts w:cs="宋体" w:hint="eastAsia"/>
          <w:color w:val="000000"/>
          <w:sz w:val="24"/>
        </w:rPr>
        <w:t>分别以网状和分层的数据结构为基础，初步解决了数据的集中和共享问题。但它们逻辑独立性差，可移植性低，使用也非常繁琐。第二代数据库即为关系型数据库。也就</w:t>
      </w:r>
      <w:r w:rsidRPr="00925B9E">
        <w:rPr>
          <w:rFonts w:cs="宋体"/>
          <w:color w:val="000000"/>
          <w:sz w:val="24"/>
        </w:rPr>
        <w:t>是建立在关系模型基础上的</w:t>
      </w:r>
      <w:hyperlink r:id="rId14" w:tgtFrame="_blank" w:history="1">
        <w:r w:rsidRPr="00925B9E">
          <w:rPr>
            <w:rFonts w:cs="宋体"/>
            <w:color w:val="000000"/>
            <w:sz w:val="24"/>
          </w:rPr>
          <w:t>数据库</w:t>
        </w:r>
      </w:hyperlink>
      <w:r w:rsidRPr="00925B9E">
        <w:rPr>
          <w:rFonts w:cs="宋体"/>
          <w:color w:val="000000"/>
          <w:sz w:val="24"/>
        </w:rPr>
        <w:t>，借助于集合代数等数学概念和方法来处理</w:t>
      </w:r>
      <w:hyperlink r:id="rId15" w:tgtFrame="_blank" w:history="1">
        <w:r w:rsidRPr="00925B9E">
          <w:rPr>
            <w:rFonts w:cs="宋体"/>
            <w:color w:val="000000"/>
            <w:sz w:val="24"/>
          </w:rPr>
          <w:t>数据</w:t>
        </w:r>
      </w:hyperlink>
      <w:r w:rsidRPr="00925B9E">
        <w:rPr>
          <w:rFonts w:cs="宋体"/>
          <w:color w:val="000000"/>
          <w:sz w:val="24"/>
        </w:rPr>
        <w:t>。</w:t>
      </w:r>
      <w:r w:rsidRPr="00925B9E">
        <w:rPr>
          <w:rFonts w:cs="宋体" w:hint="eastAsia"/>
          <w:color w:val="000000"/>
          <w:sz w:val="24"/>
        </w:rPr>
        <w:t>第三代是新型数据库，主要指各种</w:t>
      </w:r>
      <w:proofErr w:type="spellStart"/>
      <w:r w:rsidRPr="00925B9E">
        <w:rPr>
          <w:rFonts w:cs="宋体" w:hint="eastAsia"/>
          <w:color w:val="000000"/>
          <w:sz w:val="24"/>
        </w:rPr>
        <w:t>NoSQL</w:t>
      </w:r>
      <w:proofErr w:type="spellEnd"/>
      <w:r w:rsidRPr="00925B9E">
        <w:rPr>
          <w:rFonts w:cs="宋体" w:hint="eastAsia"/>
          <w:color w:val="000000"/>
          <w:sz w:val="24"/>
        </w:rPr>
        <w:t>数据库。以下我们将结合第二代和第三代数据库分析食物领域下的数据库设计。</w:t>
      </w:r>
    </w:p>
    <w:p w:rsidR="00577A00" w:rsidRDefault="00DD6169" w:rsidP="00577A00">
      <w:pPr>
        <w:pStyle w:val="2"/>
        <w:spacing w:before="120" w:after="120"/>
      </w:pPr>
      <w:bookmarkStart w:id="42" w:name="_Toc514684420"/>
      <w:r>
        <w:rPr>
          <w:rFonts w:hint="eastAsia"/>
        </w:rPr>
        <w:t>关系型数据库</w:t>
      </w:r>
      <w:bookmarkEnd w:id="42"/>
    </w:p>
    <w:p w:rsidR="008F485D" w:rsidRPr="00E94307" w:rsidRDefault="00925B9E" w:rsidP="008F485D">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年代即为关系型数据库理论研究和原型开发的时代。关系型数据库的一大进步就是引入了关系模型。关系模型的提出，是数据库发展史上具有划时代意义的事件。</w:t>
      </w:r>
      <w:r w:rsidR="008F485D" w:rsidRPr="00E94307">
        <w:rPr>
          <w:rFonts w:cs="宋体"/>
          <w:color w:val="000000"/>
          <w:sz w:val="24"/>
        </w:rPr>
        <w:t>关系模型由关系数据结构、</w:t>
      </w:r>
      <w:hyperlink r:id="rId16" w:tgtFrame="_blank" w:history="1">
        <w:r w:rsidR="008F485D" w:rsidRPr="00E94307">
          <w:rPr>
            <w:rFonts w:cs="宋体"/>
            <w:color w:val="000000"/>
            <w:sz w:val="24"/>
          </w:rPr>
          <w:t>关系操作</w:t>
        </w:r>
      </w:hyperlink>
      <w:r w:rsidR="008F485D" w:rsidRPr="00E94307">
        <w:rPr>
          <w:rFonts w:cs="宋体"/>
          <w:color w:val="000000"/>
          <w:sz w:val="24"/>
        </w:rPr>
        <w:t>集合、关系完整性约束三部分组成。</w:t>
      </w:r>
      <w:r w:rsidR="008F485D" w:rsidRPr="00E94307">
        <w:rPr>
          <w:rFonts w:cs="宋体" w:hint="eastAsia"/>
          <w:color w:val="000000"/>
          <w:sz w:val="24"/>
        </w:rPr>
        <w:t>我们将数据规范化处理为二维表，并将数据间的联系以键的形式联系在二维表之间，数据操作则被处理为了关系表格的合并，连接，选择，投影等。</w:t>
      </w:r>
    </w:p>
    <w:p w:rsidR="008F485D" w:rsidRDefault="008F485D" w:rsidP="008F485D">
      <w:pPr>
        <w:ind w:firstLine="420"/>
        <w:rPr>
          <w:ins w:id="43" w:author="M.Cao" w:date="2018-05-24T13:57:00Z"/>
          <w:rFonts w:cs="宋体"/>
          <w:color w:val="000000"/>
          <w:sz w:val="24"/>
        </w:rPr>
      </w:pPr>
      <w:proofErr w:type="gramStart"/>
      <w:r w:rsidRPr="00E94307">
        <w:rPr>
          <w:rFonts w:cs="宋体" w:hint="eastAsia"/>
          <w:color w:val="000000"/>
          <w:sz w:val="24"/>
        </w:rPr>
        <w:t>相比第</w:t>
      </w:r>
      <w:proofErr w:type="gramEnd"/>
      <w:r w:rsidRPr="00E94307">
        <w:rPr>
          <w:rFonts w:cs="宋体" w:hint="eastAsia"/>
          <w:color w:val="000000"/>
          <w:sz w:val="24"/>
        </w:rPr>
        <w:t>一代数据库，关系型数据库结构更贴合逻辑世界，更容易理解。关系模型的存在使得数据结构简单清晰，数据独立性强。数据完整性保证了数据的一致性和可维护性，同时</w:t>
      </w:r>
      <w:r w:rsidRPr="00E94307">
        <w:rPr>
          <w:rFonts w:cs="宋体" w:hint="eastAsia"/>
          <w:color w:val="000000"/>
          <w:sz w:val="24"/>
        </w:rPr>
        <w:t>SQL</w:t>
      </w:r>
      <w:r w:rsidRPr="00E94307">
        <w:rPr>
          <w:rFonts w:cs="宋体" w:hint="eastAsia"/>
          <w:color w:val="000000"/>
          <w:sz w:val="24"/>
        </w:rPr>
        <w:t>语言方便了程序员操作数据库。这些优点都使得它风靡一时，虽然当后期业务场景越来越复杂，需求变更速度越来越快，关系型数据库渐渐体现出了它对复杂类型数据的无能为力和处理事务时的繁琐复杂，但依然有着极强的生命力。</w:t>
      </w:r>
    </w:p>
    <w:p w:rsidR="009825E9" w:rsidRPr="00E94307" w:rsidRDefault="009825E9" w:rsidP="008F485D">
      <w:pPr>
        <w:ind w:firstLine="420"/>
        <w:rPr>
          <w:rFonts w:cs="宋体"/>
          <w:color w:val="000000"/>
          <w:sz w:val="24"/>
        </w:rPr>
      </w:pPr>
      <w:ins w:id="44" w:author="M.Cao" w:date="2018-05-24T13:57:00Z">
        <w:r>
          <w:rPr>
            <w:rFonts w:cs="宋体" w:hint="eastAsia"/>
            <w:color w:val="000000"/>
            <w:sz w:val="24"/>
          </w:rPr>
          <w:t>此处应该有一些过渡段。另外，下面</w:t>
        </w:r>
      </w:ins>
      <w:ins w:id="45" w:author="M.Cao" w:date="2018-05-24T13:58:00Z">
        <w:r>
          <w:rPr>
            <w:rFonts w:cs="宋体" w:hint="eastAsia"/>
            <w:color w:val="000000"/>
            <w:sz w:val="24"/>
          </w:rPr>
          <w:t>只有</w:t>
        </w:r>
        <w:r>
          <w:rPr>
            <w:rFonts w:cs="宋体" w:hint="eastAsia"/>
            <w:color w:val="000000"/>
            <w:sz w:val="24"/>
          </w:rPr>
          <w:t>3.2.1</w:t>
        </w:r>
        <w:r>
          <w:rPr>
            <w:rFonts w:cs="宋体" w:hint="eastAsia"/>
            <w:color w:val="000000"/>
            <w:sz w:val="24"/>
          </w:rPr>
          <w:t>，那么，分节就失去意义。</w:t>
        </w:r>
      </w:ins>
    </w:p>
    <w:p w:rsidR="00577A00" w:rsidRDefault="00577A00" w:rsidP="00577A00">
      <w:pPr>
        <w:pStyle w:val="3"/>
        <w:spacing w:before="120" w:after="120"/>
      </w:pPr>
      <w:bookmarkStart w:id="46" w:name="_Toc514684421"/>
      <w:r>
        <w:rPr>
          <w:rFonts w:hint="eastAsia"/>
        </w:rPr>
        <w:t>MySQL</w:t>
      </w:r>
      <w:bookmarkEnd w:id="46"/>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是一个关系型数据库管理系统，由瑞典</w:t>
      </w:r>
      <w:r w:rsidRPr="00E94307">
        <w:rPr>
          <w:rFonts w:cs="宋体" w:hint="eastAsia"/>
          <w:color w:val="000000"/>
          <w:sz w:val="24"/>
        </w:rPr>
        <w:t xml:space="preserve">MySQL AB </w:t>
      </w:r>
      <w:r w:rsidRPr="00E94307">
        <w:rPr>
          <w:rFonts w:cs="宋体" w:hint="eastAsia"/>
          <w:color w:val="000000"/>
          <w:sz w:val="24"/>
        </w:rPr>
        <w:t>公司开发，目前属于</w:t>
      </w:r>
      <w:r w:rsidRPr="00E94307">
        <w:rPr>
          <w:rFonts w:cs="宋体" w:hint="eastAsia"/>
          <w:color w:val="000000"/>
          <w:sz w:val="24"/>
        </w:rPr>
        <w:t xml:space="preserve"> Oracle </w:t>
      </w:r>
      <w:r w:rsidRPr="00E94307">
        <w:rPr>
          <w:rFonts w:cs="宋体" w:hint="eastAsia"/>
          <w:color w:val="000000"/>
          <w:sz w:val="24"/>
        </w:rPr>
        <w:t>旗下产品。</w:t>
      </w:r>
      <w:r w:rsidRPr="00E94307">
        <w:rPr>
          <w:rFonts w:cs="宋体" w:hint="eastAsia"/>
          <w:color w:val="000000"/>
          <w:sz w:val="24"/>
        </w:rPr>
        <w:t xml:space="preserve">MySQL </w:t>
      </w:r>
      <w:r w:rsidRPr="00E94307">
        <w:rPr>
          <w:rFonts w:cs="宋体" w:hint="eastAsia"/>
          <w:color w:val="000000"/>
          <w:sz w:val="24"/>
        </w:rPr>
        <w:t>是最流行的关系型数据库管理系统之一，因为它开源且社区支持强大，深受中小型网站和个人开发者的欢迎。</w:t>
      </w:r>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系统特性大致有：多语言，多平台支持；支持多线程，支持自我修复式集群；为多种编程语言提供了</w:t>
      </w:r>
      <w:r w:rsidRPr="00E94307">
        <w:rPr>
          <w:rFonts w:cs="宋体" w:hint="eastAsia"/>
          <w:color w:val="000000"/>
          <w:sz w:val="24"/>
        </w:rPr>
        <w:t xml:space="preserve"> API</w:t>
      </w:r>
      <w:r w:rsidRPr="00E94307">
        <w:rPr>
          <w:rFonts w:cs="宋体" w:hint="eastAsia"/>
          <w:color w:val="000000"/>
          <w:sz w:val="24"/>
        </w:rPr>
        <w:t>。如</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Python</w:t>
      </w:r>
      <w:r w:rsidRPr="00E94307">
        <w:rPr>
          <w:rFonts w:cs="宋体" w:hint="eastAsia"/>
          <w:color w:val="000000"/>
          <w:sz w:val="24"/>
        </w:rPr>
        <w:t>、</w:t>
      </w:r>
      <w:r w:rsidRPr="00E94307">
        <w:rPr>
          <w:rFonts w:cs="宋体" w:hint="eastAsia"/>
          <w:color w:val="000000"/>
          <w:sz w:val="24"/>
        </w:rPr>
        <w:t>Java</w:t>
      </w:r>
      <w:r w:rsidRPr="00E94307">
        <w:rPr>
          <w:rFonts w:cs="宋体" w:hint="eastAsia"/>
          <w:color w:val="000000"/>
          <w:sz w:val="24"/>
        </w:rPr>
        <w:t>、</w:t>
      </w:r>
      <w:r w:rsidRPr="00E94307">
        <w:rPr>
          <w:rFonts w:cs="宋体" w:hint="eastAsia"/>
          <w:color w:val="000000"/>
          <w:sz w:val="24"/>
        </w:rPr>
        <w:t>Perl</w:t>
      </w:r>
      <w:r w:rsidRPr="00E94307">
        <w:rPr>
          <w:rFonts w:cs="宋体" w:hint="eastAsia"/>
          <w:color w:val="000000"/>
          <w:sz w:val="24"/>
        </w:rPr>
        <w:t>、</w:t>
      </w:r>
      <w:r w:rsidRPr="00E94307">
        <w:rPr>
          <w:rFonts w:cs="宋体" w:hint="eastAsia"/>
          <w:color w:val="000000"/>
          <w:sz w:val="24"/>
        </w:rPr>
        <w:t>PHP</w:t>
      </w:r>
      <w:r w:rsidRPr="00E94307">
        <w:rPr>
          <w:rFonts w:cs="宋体" w:hint="eastAsia"/>
          <w:color w:val="000000"/>
          <w:sz w:val="24"/>
        </w:rPr>
        <w:t>、</w:t>
      </w:r>
      <w:r w:rsidRPr="00E94307">
        <w:rPr>
          <w:rFonts w:cs="宋体" w:hint="eastAsia"/>
          <w:color w:val="000000"/>
          <w:sz w:val="24"/>
        </w:rPr>
        <w:t>Eiffel</w:t>
      </w:r>
      <w:r w:rsidRPr="00E94307">
        <w:rPr>
          <w:rFonts w:cs="宋体" w:hint="eastAsia"/>
          <w:color w:val="000000"/>
          <w:sz w:val="24"/>
        </w:rPr>
        <w:t>、</w:t>
      </w:r>
      <w:r w:rsidRPr="00E94307">
        <w:rPr>
          <w:rFonts w:cs="宋体" w:hint="eastAsia"/>
          <w:color w:val="000000"/>
          <w:sz w:val="24"/>
        </w:rPr>
        <w:t>Ruby,.NET</w:t>
      </w:r>
      <w:r w:rsidRPr="00E94307">
        <w:rPr>
          <w:rFonts w:cs="宋体" w:hint="eastAsia"/>
          <w:color w:val="000000"/>
          <w:sz w:val="24"/>
        </w:rPr>
        <w:t>和</w:t>
      </w:r>
      <w:r w:rsidRPr="00E94307">
        <w:rPr>
          <w:rFonts w:cs="宋体" w:hint="eastAsia"/>
          <w:color w:val="000000"/>
          <w:sz w:val="24"/>
        </w:rPr>
        <w:t xml:space="preserve"> </w:t>
      </w:r>
      <w:proofErr w:type="spellStart"/>
      <w:r w:rsidRPr="00E94307">
        <w:rPr>
          <w:rFonts w:cs="宋体" w:hint="eastAsia"/>
          <w:color w:val="000000"/>
          <w:sz w:val="24"/>
        </w:rPr>
        <w:t>Tcl</w:t>
      </w:r>
      <w:proofErr w:type="spellEnd"/>
      <w:r w:rsidRPr="00E94307">
        <w:rPr>
          <w:rFonts w:cs="宋体" w:hint="eastAsia"/>
          <w:color w:val="000000"/>
          <w:sz w:val="24"/>
        </w:rPr>
        <w:t xml:space="preserve"> </w:t>
      </w:r>
      <w:r w:rsidRPr="00E94307">
        <w:rPr>
          <w:rFonts w:cs="宋体" w:hint="eastAsia"/>
          <w:color w:val="000000"/>
          <w:sz w:val="24"/>
        </w:rPr>
        <w:t>等。而且，既能够作为一个单独的应用程序应用在客户端服务器网络环境中，也能够作为一个库而嵌入到其他的软件中。</w:t>
      </w:r>
    </w:p>
    <w:p w:rsidR="00DC19D4" w:rsidRPr="00E94307" w:rsidRDefault="00DC19D4" w:rsidP="00E94307">
      <w:pPr>
        <w:ind w:firstLine="420"/>
        <w:rPr>
          <w:rFonts w:cs="宋体"/>
          <w:color w:val="000000"/>
          <w:sz w:val="24"/>
        </w:rPr>
      </w:pPr>
      <w:r w:rsidRPr="00E94307">
        <w:rPr>
          <w:rFonts w:cs="宋体" w:hint="eastAsia"/>
          <w:color w:val="000000"/>
          <w:sz w:val="24"/>
        </w:rPr>
        <w:t>但</w:t>
      </w:r>
      <w:r w:rsidRPr="00E94307">
        <w:rPr>
          <w:rFonts w:cs="宋体" w:hint="eastAsia"/>
          <w:color w:val="000000"/>
          <w:sz w:val="24"/>
        </w:rPr>
        <w:t>MySQL</w:t>
      </w:r>
      <w:r w:rsidRPr="00E94307">
        <w:rPr>
          <w:rFonts w:cs="宋体" w:hint="eastAsia"/>
          <w:color w:val="000000"/>
          <w:sz w:val="24"/>
        </w:rPr>
        <w:t>近几年也在慢慢被放弃，主要原因可以归结为：</w:t>
      </w:r>
      <w:r w:rsidRPr="00E94307">
        <w:rPr>
          <w:rFonts w:cs="宋体" w:hint="eastAsia"/>
          <w:color w:val="000000"/>
          <w:sz w:val="24"/>
        </w:rPr>
        <w:t xml:space="preserve"> MySQL </w:t>
      </w:r>
      <w:r w:rsidRPr="00E94307">
        <w:rPr>
          <w:rFonts w:cs="宋体" w:hint="eastAsia"/>
          <w:color w:val="000000"/>
          <w:sz w:val="24"/>
        </w:rPr>
        <w:t>不如其</w:t>
      </w:r>
      <w:r w:rsidRPr="00E94307">
        <w:rPr>
          <w:rFonts w:cs="宋体" w:hint="eastAsia"/>
          <w:color w:val="000000"/>
          <w:sz w:val="24"/>
        </w:rPr>
        <w:lastRenderedPageBreak/>
        <w:t>它关系型数据库管理系统那样成熟；</w:t>
      </w:r>
      <w:r w:rsidRPr="00E94307">
        <w:rPr>
          <w:rFonts w:cs="宋体" w:hint="eastAsia"/>
          <w:color w:val="000000"/>
          <w:sz w:val="24"/>
        </w:rPr>
        <w:t xml:space="preserve"> MySQL </w:t>
      </w:r>
      <w:r w:rsidRPr="00E94307">
        <w:rPr>
          <w:rFonts w:cs="宋体" w:hint="eastAsia"/>
          <w:color w:val="000000"/>
          <w:sz w:val="24"/>
        </w:rPr>
        <w:t>的性能相比竞争对手还是太弱；</w:t>
      </w:r>
      <w:r w:rsidRPr="00E94307">
        <w:rPr>
          <w:rFonts w:cs="宋体" w:hint="eastAsia"/>
          <w:color w:val="000000"/>
          <w:sz w:val="24"/>
        </w:rPr>
        <w:t>MySQL</w:t>
      </w:r>
      <w:r w:rsidRPr="00E94307">
        <w:rPr>
          <w:rFonts w:cs="宋体" w:hint="eastAsia"/>
          <w:color w:val="000000"/>
          <w:sz w:val="24"/>
        </w:rPr>
        <w:t>目前是</w:t>
      </w:r>
      <w:r w:rsidRPr="00E94307">
        <w:rPr>
          <w:rFonts w:cs="宋体" w:hint="eastAsia"/>
          <w:color w:val="000000"/>
          <w:sz w:val="24"/>
        </w:rPr>
        <w:t xml:space="preserve"> Oracle </w:t>
      </w:r>
      <w:r w:rsidRPr="00E94307">
        <w:rPr>
          <w:rFonts w:cs="宋体" w:hint="eastAsia"/>
          <w:color w:val="000000"/>
          <w:sz w:val="24"/>
        </w:rPr>
        <w:t>所有的，而不是社区驱动的。</w:t>
      </w:r>
    </w:p>
    <w:p w:rsidR="00F949DD" w:rsidRDefault="00DC19D4" w:rsidP="00F949DD">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作为场景数据存储最基本的一种方法。之后我们会以</w:t>
      </w:r>
      <w:r w:rsidRPr="00E94307">
        <w:rPr>
          <w:rFonts w:cs="宋体" w:hint="eastAsia"/>
          <w:color w:val="000000"/>
          <w:sz w:val="24"/>
        </w:rPr>
        <w:t>MySQL</w:t>
      </w:r>
      <w:r w:rsidRPr="00E94307">
        <w:rPr>
          <w:rFonts w:cs="宋体" w:hint="eastAsia"/>
          <w:color w:val="000000"/>
          <w:sz w:val="24"/>
        </w:rPr>
        <w:t>为基础对比分析其他数据库的优劣。首先，食物领域的场景</w:t>
      </w:r>
      <w:r w:rsidR="00F949DD">
        <w:rPr>
          <w:rFonts w:cs="宋体" w:hint="eastAsia"/>
          <w:color w:val="000000"/>
          <w:sz w:val="24"/>
        </w:rPr>
        <w:t>如</w:t>
      </w:r>
      <w:r w:rsidR="00F949DD">
        <w:rPr>
          <w:rFonts w:cs="宋体" w:hint="eastAsia"/>
          <w:color w:val="000000"/>
          <w:sz w:val="24"/>
        </w:rPr>
        <w:t>1.3.1</w:t>
      </w:r>
      <w:r w:rsidR="00F949DD">
        <w:rPr>
          <w:rFonts w:cs="宋体" w:hint="eastAsia"/>
          <w:color w:val="000000"/>
          <w:sz w:val="24"/>
        </w:rPr>
        <w:t>介绍</w:t>
      </w:r>
      <w:r w:rsidRPr="00E94307">
        <w:rPr>
          <w:rFonts w:cs="宋体" w:hint="eastAsia"/>
          <w:color w:val="000000"/>
          <w:sz w:val="24"/>
        </w:rPr>
        <w:t>。食物属性可以对应构建如图一数据结构的表。而测试员</w:t>
      </w:r>
      <w:r w:rsidR="00E51385">
        <w:rPr>
          <w:rFonts w:cs="宋体" w:hint="eastAsia"/>
          <w:color w:val="000000"/>
          <w:sz w:val="24"/>
        </w:rPr>
        <w:t>根据方便面属性频率</w:t>
      </w:r>
      <w:r w:rsidRPr="00E94307">
        <w:rPr>
          <w:rFonts w:cs="宋体" w:hint="eastAsia"/>
          <w:color w:val="000000"/>
          <w:sz w:val="24"/>
        </w:rPr>
        <w:t>打分情况可构建为图</w:t>
      </w:r>
      <w:r w:rsidRPr="00E94307">
        <w:rPr>
          <w:rFonts w:cs="宋体" w:hint="eastAsia"/>
          <w:color w:val="000000"/>
          <w:sz w:val="24"/>
        </w:rPr>
        <w:t>2</w:t>
      </w:r>
      <w:r w:rsidRPr="00E94307">
        <w:rPr>
          <w:rFonts w:cs="宋体" w:hint="eastAsia"/>
          <w:color w:val="000000"/>
          <w:sz w:val="24"/>
        </w:rPr>
        <w:t>。</w:t>
      </w:r>
    </w:p>
    <w:p w:rsidR="00F949DD" w:rsidRDefault="00F949DD" w:rsidP="00F949DD">
      <w:pPr>
        <w:ind w:firstLine="420"/>
        <w:rPr>
          <w:rFonts w:cs="宋体"/>
          <w:color w:val="000000"/>
          <w:sz w:val="24"/>
        </w:rPr>
      </w:pPr>
      <w:r>
        <w:rPr>
          <w:noProof/>
        </w:rPr>
        <w:drawing>
          <wp:inline distT="0" distB="0" distL="0" distR="0" wp14:anchorId="4D14C227" wp14:editId="30693A3F">
            <wp:extent cx="3455581" cy="1985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9164" b="-296"/>
                    <a:stretch/>
                  </pic:blipFill>
                  <pic:spPr bwMode="auto">
                    <a:xfrm>
                      <a:off x="0" y="0"/>
                      <a:ext cx="3457141" cy="1986341"/>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 xml:space="preserve">  </w:t>
      </w:r>
      <w:r>
        <w:rPr>
          <w:rFonts w:cs="宋体" w:hint="eastAsia"/>
          <w:color w:val="000000"/>
          <w:sz w:val="24"/>
        </w:rPr>
        <w:t>图一</w:t>
      </w:r>
    </w:p>
    <w:p w:rsidR="00F949DD" w:rsidRDefault="00E51385" w:rsidP="00E51385">
      <w:pPr>
        <w:ind w:firstLine="420"/>
        <w:rPr>
          <w:rFonts w:cs="宋体"/>
          <w:color w:val="000000"/>
          <w:sz w:val="24"/>
        </w:rPr>
      </w:pPr>
      <w:r>
        <w:rPr>
          <w:noProof/>
        </w:rPr>
        <w:drawing>
          <wp:inline distT="0" distB="0" distL="0" distR="0" wp14:anchorId="1B29845D" wp14:editId="22C79F21">
            <wp:extent cx="3454060" cy="159430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9234" cy="1596693"/>
                    </a:xfrm>
                    <a:prstGeom prst="rect">
                      <a:avLst/>
                    </a:prstGeom>
                  </pic:spPr>
                </pic:pic>
              </a:graphicData>
            </a:graphic>
          </wp:inline>
        </w:drawing>
      </w:r>
      <w:r>
        <w:rPr>
          <w:rFonts w:cs="宋体" w:hint="eastAsia"/>
          <w:color w:val="000000"/>
          <w:sz w:val="24"/>
        </w:rPr>
        <w:t>图二</w:t>
      </w:r>
    </w:p>
    <w:p w:rsidR="00925B9E" w:rsidRPr="00E94307" w:rsidRDefault="00DC19D4" w:rsidP="00F949DD">
      <w:pPr>
        <w:ind w:firstLine="420"/>
        <w:rPr>
          <w:rFonts w:cs="宋体"/>
          <w:color w:val="000000"/>
          <w:sz w:val="24"/>
        </w:rPr>
      </w:pPr>
      <w:r w:rsidRPr="00E94307">
        <w:rPr>
          <w:rFonts w:cs="宋体" w:hint="eastAsia"/>
          <w:color w:val="000000"/>
          <w:sz w:val="24"/>
        </w:rPr>
        <w:t>可以看到，在建模的过程中我们只需要分析数据并以行列的形式保存即可。当需求发生变化，食物属性增加时，我们需要在</w:t>
      </w:r>
      <w:r w:rsidR="00F949DD">
        <w:rPr>
          <w:rFonts w:cs="宋体" w:hint="eastAsia"/>
          <w:color w:val="000000"/>
          <w:sz w:val="24"/>
        </w:rPr>
        <w:t>所有</w:t>
      </w:r>
      <w:r w:rsidRPr="00E94307">
        <w:rPr>
          <w:rFonts w:cs="宋体" w:hint="eastAsia"/>
          <w:color w:val="000000"/>
          <w:sz w:val="24"/>
        </w:rPr>
        <w:t>相关的表中都新增字段，同时录入新的相关数据。哪怕不同食物增加的属性不一样，我们也需要把所有增加的属性都赋予到数据上，值得注意的是，这有可能产生稀疏表。</w:t>
      </w:r>
    </w:p>
    <w:p w:rsidR="00925B9E" w:rsidRPr="00925B9E" w:rsidRDefault="00925B9E" w:rsidP="00925B9E">
      <w:pPr>
        <w:pStyle w:val="wxy0"/>
      </w:pPr>
    </w:p>
    <w:p w:rsidR="00DD6169" w:rsidRDefault="00DD6169" w:rsidP="00DD6169">
      <w:pPr>
        <w:pStyle w:val="2"/>
        <w:spacing w:before="120" w:after="120"/>
      </w:pPr>
      <w:bookmarkStart w:id="47" w:name="_Toc514684422"/>
      <w:r>
        <w:rPr>
          <w:rFonts w:hint="eastAsia"/>
        </w:rPr>
        <w:t>对象型数据库</w:t>
      </w:r>
      <w:bookmarkEnd w:id="47"/>
    </w:p>
    <w:p w:rsidR="00556E82" w:rsidRPr="00E94307" w:rsidRDefault="00556E82" w:rsidP="00E94307">
      <w:pPr>
        <w:ind w:firstLine="420"/>
        <w:rPr>
          <w:rFonts w:cs="宋体"/>
          <w:color w:val="000000"/>
          <w:sz w:val="24"/>
        </w:rPr>
      </w:pPr>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其中面向对象数据库系统宣言是这个思想振聋发聩的宣告。其将面向对象性数据库管理系统特性归总为必备特性（复杂对象，对象标识，封装性，类型，继承性，重载，可扩充性，计算完备性，</w:t>
      </w:r>
      <w:proofErr w:type="gramStart"/>
      <w:r w:rsidRPr="00E94307">
        <w:rPr>
          <w:rFonts w:cs="宋体" w:hint="eastAsia"/>
          <w:color w:val="000000"/>
          <w:sz w:val="24"/>
        </w:rPr>
        <w:t>辅存管理</w:t>
      </w:r>
      <w:proofErr w:type="gramEnd"/>
      <w:r w:rsidRPr="00E94307">
        <w:rPr>
          <w:rFonts w:cs="宋体" w:hint="eastAsia"/>
          <w:color w:val="000000"/>
          <w:sz w:val="24"/>
        </w:rPr>
        <w:t>，并发性，恢复，即时查询）和可选特性（多重继承，类型检查和推理，分布式，类型系统）。面向对象的数据库系统在逻辑上和物理上从面向记录上升为面向对象、面向可具有复杂结构的一个逻辑整体。允许用自然的方法，并结合数据抽象机制在结构和行为上对复杂对象建立模型，从而大幅度提高效率，降低用户使用复杂性。后来对象型数据库思想不断</w:t>
      </w:r>
      <w:r w:rsidRPr="00E94307">
        <w:rPr>
          <w:rFonts w:cs="宋体"/>
          <w:color w:val="000000"/>
          <w:sz w:val="24"/>
        </w:rPr>
        <w:t>发展分化</w:t>
      </w:r>
      <w:r w:rsidRPr="00E94307">
        <w:rPr>
          <w:rFonts w:cs="宋体" w:hint="eastAsia"/>
          <w:color w:val="000000"/>
          <w:sz w:val="24"/>
        </w:rPr>
        <w:t>，数据库发展</w:t>
      </w:r>
      <w:r w:rsidRPr="00E94307">
        <w:rPr>
          <w:rFonts w:cs="宋体"/>
          <w:color w:val="000000"/>
          <w:sz w:val="24"/>
        </w:rPr>
        <w:t>趋势大致如</w:t>
      </w:r>
      <w:r w:rsidRPr="00E94307">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。由以下几部分组成：</w:t>
      </w:r>
      <w:r w:rsidRPr="00E94307">
        <w:rPr>
          <w:rFonts w:cs="宋体" w:hint="eastAsia"/>
          <w:color w:val="000000"/>
          <w:sz w:val="24"/>
        </w:rPr>
        <w:lastRenderedPageBreak/>
        <w:t>对象模型（主要包括对象的特性，对象间的联系），</w:t>
      </w:r>
      <w:r w:rsidRPr="00E94307">
        <w:rPr>
          <w:rFonts w:cs="宋体"/>
          <w:color w:val="000000"/>
          <w:sz w:val="24"/>
        </w:rPr>
        <w:t>对象描述语言</w:t>
      </w:r>
      <w:r w:rsidRPr="00E94307">
        <w:rPr>
          <w:rFonts w:cs="宋体" w:hint="eastAsia"/>
          <w:color w:val="000000"/>
          <w:sz w:val="24"/>
        </w:rPr>
        <w:t>：</w:t>
      </w:r>
      <w:r w:rsidRPr="00E94307">
        <w:rPr>
          <w:rFonts w:cs="宋体" w:hint="eastAsia"/>
          <w:color w:val="000000"/>
          <w:sz w:val="24"/>
        </w:rPr>
        <w:t>ODL</w:t>
      </w:r>
      <w:r w:rsidRPr="00E94307">
        <w:rPr>
          <w:rFonts w:cs="宋体" w:hint="eastAsia"/>
          <w:color w:val="000000"/>
          <w:sz w:val="24"/>
        </w:rPr>
        <w:t>（对象定义语言），</w:t>
      </w:r>
      <w:r w:rsidRPr="00E94307">
        <w:rPr>
          <w:rFonts w:cs="宋体" w:hint="eastAsia"/>
          <w:color w:val="000000"/>
          <w:sz w:val="24"/>
        </w:rPr>
        <w:t>OIF</w:t>
      </w:r>
      <w:r w:rsidRPr="00E94307">
        <w:rPr>
          <w:rFonts w:cs="宋体" w:hint="eastAsia"/>
          <w:color w:val="000000"/>
          <w:sz w:val="24"/>
        </w:rPr>
        <w:t>（对象交互格式），对象查询语言</w:t>
      </w:r>
      <w:r w:rsidRPr="00E94307">
        <w:rPr>
          <w:rFonts w:cs="宋体" w:hint="eastAsia"/>
          <w:color w:val="000000"/>
          <w:sz w:val="24"/>
        </w:rPr>
        <w:t>: OQL(</w:t>
      </w:r>
      <w:r w:rsidRPr="00E94307">
        <w:rPr>
          <w:rFonts w:cs="宋体" w:hint="eastAsia"/>
          <w:color w:val="000000"/>
          <w:sz w:val="24"/>
        </w:rPr>
        <w:t>对象查询语言。</w:t>
      </w:r>
      <w:r w:rsidRPr="00E94307">
        <w:rPr>
          <w:rFonts w:cs="宋体" w:hint="eastAsia"/>
          <w:color w:val="000000"/>
          <w:sz w:val="24"/>
        </w:rPr>
        <w:t>)</w:t>
      </w:r>
      <w:r w:rsidRPr="00E94307">
        <w:rPr>
          <w:rFonts w:cs="宋体" w:hint="eastAsia"/>
          <w:color w:val="000000"/>
          <w:sz w:val="24"/>
        </w:rPr>
        <w:t>，对象语言绑定（常见的是</w:t>
      </w:r>
      <w:r w:rsidRPr="00E94307">
        <w:rPr>
          <w:rFonts w:cs="宋体" w:hint="eastAsia"/>
          <w:color w:val="000000"/>
          <w:sz w:val="24"/>
        </w:rPr>
        <w:t>C++,JAVA</w:t>
      </w:r>
      <w:r w:rsidRPr="00E94307">
        <w:rPr>
          <w:rFonts w:cs="宋体" w:hint="eastAsia"/>
          <w:color w:val="000000"/>
          <w:sz w:val="24"/>
        </w:rPr>
        <w:t>。目的主要是实现</w:t>
      </w:r>
      <w:r w:rsidRPr="00E94307">
        <w:rPr>
          <w:rFonts w:cs="宋体" w:hint="eastAsia"/>
          <w:color w:val="000000"/>
          <w:sz w:val="24"/>
        </w:rPr>
        <w:t>ODL</w:t>
      </w:r>
      <w:r w:rsidRPr="00E94307">
        <w:rPr>
          <w:rFonts w:cs="宋体" w:hint="eastAsia"/>
          <w:color w:val="000000"/>
          <w:sz w:val="24"/>
        </w:rPr>
        <w:t>和</w:t>
      </w:r>
      <w:r w:rsidRPr="00E94307">
        <w:rPr>
          <w:rFonts w:cs="宋体" w:hint="eastAsia"/>
          <w:color w:val="000000"/>
          <w:sz w:val="24"/>
        </w:rPr>
        <w:t>ODMG</w:t>
      </w:r>
      <w:r w:rsidRPr="00E94307">
        <w:rPr>
          <w:rFonts w:cs="宋体" w:hint="eastAsia"/>
          <w:color w:val="000000"/>
          <w:sz w:val="24"/>
        </w:rPr>
        <w:t>缺乏的</w:t>
      </w:r>
      <w:r w:rsidRPr="00E94307">
        <w:rPr>
          <w:rFonts w:cs="宋体" w:hint="eastAsia"/>
          <w:color w:val="000000"/>
          <w:sz w:val="24"/>
        </w:rPr>
        <w:t>OML</w:t>
      </w:r>
      <w:r w:rsidRPr="00E94307">
        <w:rPr>
          <w:rFonts w:cs="宋体" w:hint="eastAsia"/>
          <w:color w:val="000000"/>
          <w:sz w:val="24"/>
        </w:rPr>
        <w:t>）。这里我们先提一下对象模型，有种说法是“面向对象数据库模式是类的集合”。面向对象的数据模型提供了</w:t>
      </w:r>
      <w:proofErr w:type="gramStart"/>
      <w:r w:rsidRPr="00E94307">
        <w:rPr>
          <w:rFonts w:cs="宋体" w:hint="eastAsia"/>
          <w:color w:val="000000"/>
          <w:sz w:val="24"/>
        </w:rPr>
        <w:t>一</w:t>
      </w:r>
      <w:proofErr w:type="gramEnd"/>
      <w:r w:rsidRPr="00E94307">
        <w:rPr>
          <w:rFonts w:cs="宋体" w:hint="eastAsia"/>
          <w:color w:val="000000"/>
          <w:sz w:val="24"/>
        </w:rPr>
        <w:t>种类层次结构。在面向对象数据库模式中，一组类可以形成一个类层次。一个面向对象数据库可能有多个类层次。在一个类层次中，一个类继承其所有超类的全部属性、方法和消息。其次，对象语言绑定。这个特点出现的原因我认为主要是面向对象特点决定的，绑定可以方便的加入面向对象的功能，由用户灵活的实现定义和操作对象。但我认为引入语言绑定后，为了满足对多语言绑定的支持，还是牺牲了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了同种数据一致性维护难度。而如果通过集成，可以很好的降低这一难度。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属性必须也要建立一个字段，这是不必要的。对象型可以在表上定义一个计算的函数或者方法来实现这类查询，这是关系型所不能支持的。</w:t>
      </w:r>
      <w:r w:rsidRPr="00E94307">
        <w:rPr>
          <w:rFonts w:cs="宋体" w:hint="eastAsia"/>
          <w:color w:val="000000"/>
          <w:sz w:val="24"/>
        </w:rPr>
        <w:t>3.</w:t>
      </w:r>
      <w:r w:rsidRPr="00E94307">
        <w:rPr>
          <w:rFonts w:cs="宋体" w:hint="eastAsia"/>
          <w:color w:val="000000"/>
          <w:sz w:val="24"/>
        </w:rPr>
        <w:t>一些结构关系复杂的数据类型无法在关系型中储存，而是通过基础的数据类型去模拟记录，这往往导致数据库表单的设计过于复杂，而且需要大量的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分析其组成并结合表现，我们可以得出结论，面向对象型数据库支持复杂对象，且建模方法自然，易理解。对象具有独立对象标识，使得查询速度极大加快。对象的封装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快了效率。因为面向对象数据库对复杂对象的表现优异，它广泛应用于：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Pr="00E94307">
        <w:rPr>
          <w:rFonts w:cs="宋体"/>
          <w:color w:val="000000"/>
          <w:sz w:val="24"/>
        </w:rPr>
        <w:t>对象关系数据模型是从关系数据模型出发</w:t>
      </w:r>
      <w:r w:rsidRPr="00E94307">
        <w:rPr>
          <w:rFonts w:cs="宋体" w:hint="eastAsia"/>
          <w:color w:val="000000"/>
          <w:sz w:val="24"/>
        </w:rPr>
        <w:t>，指向</w:t>
      </w:r>
      <w:r w:rsidRPr="00E94307">
        <w:rPr>
          <w:rFonts w:cs="宋体"/>
          <w:color w:val="000000"/>
          <w:sz w:val="24"/>
        </w:rPr>
        <w:t>对象思维</w:t>
      </w:r>
      <w:r w:rsidRPr="00E94307">
        <w:rPr>
          <w:rFonts w:cs="宋体" w:hint="eastAsia"/>
          <w:color w:val="000000"/>
          <w:sz w:val="24"/>
        </w:rPr>
        <w:t>，</w:t>
      </w:r>
      <w:r w:rsidRPr="00E94307">
        <w:rPr>
          <w:rFonts w:cs="宋体"/>
          <w:color w:val="000000"/>
          <w:sz w:val="24"/>
        </w:rPr>
        <w:t>以关系数据库</w:t>
      </w:r>
      <w:r w:rsidRPr="00E94307">
        <w:rPr>
          <w:rFonts w:cs="宋体" w:hint="eastAsia"/>
          <w:color w:val="000000"/>
          <w:sz w:val="24"/>
        </w:rPr>
        <w:t>和</w:t>
      </w:r>
      <w:proofErr w:type="spellStart"/>
      <w:r w:rsidRPr="00E94307">
        <w:rPr>
          <w:rFonts w:cs="宋体" w:hint="eastAsia"/>
          <w:color w:val="000000"/>
          <w:sz w:val="24"/>
        </w:rPr>
        <w:t>sql</w:t>
      </w:r>
      <w:proofErr w:type="spellEnd"/>
      <w:r w:rsidRPr="00E94307">
        <w:rPr>
          <w:rFonts w:cs="宋体" w:hint="eastAsia"/>
          <w:color w:val="000000"/>
          <w:sz w:val="24"/>
        </w:rPr>
        <w:t>为基础的扩展关系模型，具有扩展复杂数据类型和允许用户自定义函数功能。它具有面向对象特性，收通用性强的</w:t>
      </w:r>
      <w:r w:rsidRPr="00E94307">
        <w:rPr>
          <w:rFonts w:cs="宋体" w:hint="eastAsia"/>
          <w:color w:val="000000"/>
          <w:sz w:val="24"/>
        </w:rPr>
        <w:t>sql3</w:t>
      </w:r>
      <w:r w:rsidRPr="00E94307">
        <w:rPr>
          <w:rFonts w:cs="宋体" w:hint="eastAsia"/>
          <w:color w:val="000000"/>
          <w:sz w:val="24"/>
        </w:rPr>
        <w:t>标准支持。对象关系型数据库管理系统既满足了传统关系型数据库用户的要求，同时又能支持复杂数据管理需要的应用，具有强大的查询语言功能。关系数据库只能做到对复杂数据的存储和对简单数据的查询。而对象关系数据库的最大功能是能做到对复杂数据的查询且速度很快，具有可扩充性。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577A00" w:rsidP="00556E82">
      <w:pPr>
        <w:pStyle w:val="3"/>
        <w:spacing w:before="120" w:after="120"/>
      </w:pPr>
      <w:bookmarkStart w:id="48" w:name="_Toc514684423"/>
      <w:r>
        <w:t>D</w:t>
      </w:r>
      <w:r>
        <w:rPr>
          <w:rFonts w:hint="eastAsia"/>
        </w:rPr>
        <w:t>b4o</w:t>
      </w:r>
      <w:bookmarkEnd w:id="48"/>
    </w:p>
    <w:p w:rsidR="00556E82" w:rsidRPr="00316D2B" w:rsidRDefault="00556E82" w:rsidP="00556E82">
      <w:pPr>
        <w:ind w:firstLine="420"/>
        <w:rPr>
          <w:rFonts w:cs="宋体"/>
          <w:color w:val="000000"/>
          <w:sz w:val="24"/>
        </w:rPr>
      </w:pPr>
      <w:r w:rsidRPr="00316D2B">
        <w:rPr>
          <w:rFonts w:cs="宋体"/>
          <w:color w:val="000000"/>
          <w:sz w:val="24"/>
        </w:rPr>
        <w:t>面向对象数据库的概念</w:t>
      </w:r>
      <w:r w:rsidRPr="00316D2B">
        <w:rPr>
          <w:rFonts w:cs="宋体" w:hint="eastAsia"/>
          <w:color w:val="000000"/>
          <w:sz w:val="24"/>
        </w:rPr>
        <w:t>提出后，对象数据库管理系统为面向对象编程语言增</w:t>
      </w:r>
      <w:r w:rsidRPr="00316D2B">
        <w:rPr>
          <w:rFonts w:cs="宋体" w:hint="eastAsia"/>
          <w:color w:val="000000"/>
          <w:sz w:val="24"/>
        </w:rPr>
        <w:lastRenderedPageBreak/>
        <w:t>加了持久的概念。最早的商品化</w:t>
      </w:r>
      <w:r w:rsidRPr="00316D2B">
        <w:rPr>
          <w:rFonts w:cs="宋体" w:hint="eastAsia"/>
          <w:color w:val="000000"/>
          <w:sz w:val="24"/>
        </w:rPr>
        <w:t xml:space="preserve"> ODBMS </w:t>
      </w:r>
      <w:r w:rsidRPr="00316D2B">
        <w:rPr>
          <w:rFonts w:cs="宋体" w:hint="eastAsia"/>
          <w:color w:val="000000"/>
          <w:sz w:val="24"/>
        </w:rPr>
        <w:t>出现在</w:t>
      </w:r>
      <w:r w:rsidRPr="00316D2B">
        <w:rPr>
          <w:rFonts w:cs="宋体" w:hint="eastAsia"/>
          <w:color w:val="000000"/>
          <w:sz w:val="24"/>
        </w:rPr>
        <w:t xml:space="preserve"> 1986 </w:t>
      </w:r>
      <w:r w:rsidRPr="00316D2B">
        <w:rPr>
          <w:rFonts w:cs="宋体" w:hint="eastAsia"/>
          <w:color w:val="000000"/>
          <w:sz w:val="24"/>
        </w:rPr>
        <w:t>年，是</w:t>
      </w:r>
      <w:r w:rsidRPr="00316D2B">
        <w:rPr>
          <w:rFonts w:cs="宋体" w:hint="eastAsia"/>
          <w:color w:val="000000"/>
          <w:sz w:val="24"/>
        </w:rPr>
        <w:t xml:space="preserve"> </w:t>
      </w:r>
      <w:proofErr w:type="spellStart"/>
      <w:r w:rsidRPr="00316D2B">
        <w:rPr>
          <w:rFonts w:cs="宋体" w:hint="eastAsia"/>
          <w:color w:val="000000"/>
          <w:sz w:val="24"/>
        </w:rPr>
        <w:t>Servio</w:t>
      </w:r>
      <w:proofErr w:type="spellEnd"/>
      <w:r w:rsidRPr="00316D2B">
        <w:rPr>
          <w:rFonts w:cs="宋体" w:hint="eastAsia"/>
          <w:color w:val="000000"/>
          <w:sz w:val="24"/>
        </w:rPr>
        <w:t xml:space="preserve"> </w:t>
      </w:r>
      <w:r w:rsidRPr="00316D2B">
        <w:rPr>
          <w:rFonts w:cs="宋体" w:hint="eastAsia"/>
          <w:color w:val="000000"/>
          <w:sz w:val="24"/>
        </w:rPr>
        <w:t>公司和</w:t>
      </w:r>
      <w:r w:rsidRPr="00316D2B">
        <w:rPr>
          <w:rFonts w:cs="宋体" w:hint="eastAsia"/>
          <w:color w:val="000000"/>
          <w:sz w:val="24"/>
        </w:rPr>
        <w:t xml:space="preserve"> </w:t>
      </w:r>
      <w:proofErr w:type="spellStart"/>
      <w:r w:rsidRPr="00316D2B">
        <w:rPr>
          <w:rFonts w:cs="宋体" w:hint="eastAsia"/>
          <w:color w:val="000000"/>
          <w:sz w:val="24"/>
        </w:rPr>
        <w:t>Ontos</w:t>
      </w:r>
      <w:proofErr w:type="spellEnd"/>
      <w:r w:rsidRPr="00316D2B">
        <w:rPr>
          <w:rFonts w:cs="宋体" w:hint="eastAsia"/>
          <w:color w:val="000000"/>
          <w:sz w:val="24"/>
        </w:rPr>
        <w:t xml:space="preserve"> </w:t>
      </w:r>
      <w:r w:rsidRPr="00316D2B">
        <w:rPr>
          <w:rFonts w:cs="宋体" w:hint="eastAsia"/>
          <w:color w:val="000000"/>
          <w:sz w:val="24"/>
        </w:rPr>
        <w:t>公司推出的。后来，九十年代</w:t>
      </w:r>
      <w:r w:rsidRPr="00316D2B">
        <w:rPr>
          <w:rFonts w:cs="宋体" w:hint="eastAsia"/>
          <w:color w:val="000000"/>
          <w:sz w:val="24"/>
        </w:rPr>
        <w:t xml:space="preserve"> Object Design</w:t>
      </w:r>
      <w:r w:rsidRPr="00316D2B">
        <w:rPr>
          <w:rFonts w:cs="宋体" w:hint="eastAsia"/>
          <w:color w:val="000000"/>
          <w:sz w:val="24"/>
        </w:rPr>
        <w:t>、</w:t>
      </w:r>
      <w:r w:rsidRPr="00316D2B">
        <w:rPr>
          <w:rFonts w:cs="宋体" w:hint="eastAsia"/>
          <w:color w:val="000000"/>
          <w:sz w:val="24"/>
        </w:rPr>
        <w:t xml:space="preserve"> Versant </w:t>
      </w:r>
      <w:r w:rsidRPr="00316D2B">
        <w:rPr>
          <w:rFonts w:cs="宋体" w:hint="eastAsia"/>
          <w:color w:val="000000"/>
          <w:sz w:val="24"/>
        </w:rPr>
        <w:t>、</w:t>
      </w:r>
      <w:r w:rsidRPr="00316D2B">
        <w:rPr>
          <w:rFonts w:cs="宋体" w:hint="eastAsia"/>
          <w:color w:val="000000"/>
          <w:sz w:val="24"/>
        </w:rPr>
        <w:t xml:space="preserve"> Objectivity </w:t>
      </w:r>
      <w:r w:rsidRPr="00316D2B">
        <w:rPr>
          <w:rFonts w:cs="宋体" w:hint="eastAsia"/>
          <w:color w:val="000000"/>
          <w:sz w:val="24"/>
        </w:rPr>
        <w:t>、</w:t>
      </w:r>
      <w:r w:rsidRPr="00316D2B">
        <w:rPr>
          <w:rFonts w:cs="宋体" w:hint="eastAsia"/>
          <w:color w:val="000000"/>
          <w:sz w:val="24"/>
        </w:rPr>
        <w:t xml:space="preserve"> Poet </w:t>
      </w:r>
      <w:r w:rsidRPr="00316D2B">
        <w:rPr>
          <w:rFonts w:cs="宋体" w:hint="eastAsia"/>
          <w:color w:val="000000"/>
          <w:sz w:val="24"/>
        </w:rPr>
        <w:t>、</w:t>
      </w:r>
      <w:proofErr w:type="spellStart"/>
      <w:r w:rsidRPr="00316D2B">
        <w:rPr>
          <w:rFonts w:cs="宋体" w:hint="eastAsia"/>
          <w:color w:val="000000"/>
          <w:sz w:val="24"/>
        </w:rPr>
        <w:t>UniSQL</w:t>
      </w:r>
      <w:proofErr w:type="spellEnd"/>
      <w:r w:rsidRPr="00316D2B">
        <w:rPr>
          <w:rFonts w:cs="宋体" w:hint="eastAsia"/>
          <w:color w:val="000000"/>
          <w:sz w:val="24"/>
        </w:rPr>
        <w:t>等公司也加入了这个开拓行列。然而目前为止成熟的对象型数据库还是比较少，而且开源的更少。</w:t>
      </w:r>
      <w:r w:rsidRPr="00316D2B">
        <w:rPr>
          <w:rFonts w:cs="宋体" w:hint="eastAsia"/>
          <w:color w:val="000000"/>
          <w:sz w:val="24"/>
        </w:rPr>
        <w:t>2004</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作为免费的开源</w:t>
      </w:r>
      <w:r w:rsidRPr="00316D2B">
        <w:rPr>
          <w:rFonts w:cs="宋体" w:hint="eastAsia"/>
          <w:color w:val="000000"/>
          <w:sz w:val="24"/>
        </w:rPr>
        <w:t>ODBMS</w:t>
      </w:r>
      <w:r w:rsidRPr="00316D2B">
        <w:rPr>
          <w:rFonts w:cs="宋体" w:hint="eastAsia"/>
          <w:color w:val="000000"/>
          <w:sz w:val="24"/>
        </w:rPr>
        <w:t>（纯面向对象数据库管理系统）发布，</w:t>
      </w:r>
      <w:r w:rsidRPr="00316D2B">
        <w:rPr>
          <w:rFonts w:cs="宋体" w:hint="eastAsia"/>
          <w:color w:val="000000"/>
          <w:sz w:val="24"/>
        </w:rPr>
        <w:t>2005</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首先将</w:t>
      </w:r>
      <w:r w:rsidRPr="00316D2B">
        <w:rPr>
          <w:rFonts w:cs="宋体" w:hint="eastAsia"/>
          <w:color w:val="000000"/>
          <w:sz w:val="24"/>
        </w:rPr>
        <w:t xml:space="preserve">Native Queries  </w:t>
      </w:r>
      <w:r w:rsidRPr="00316D2B">
        <w:rPr>
          <w:rFonts w:cs="宋体" w:hint="eastAsia"/>
          <w:color w:val="000000"/>
          <w:sz w:val="24"/>
        </w:rPr>
        <w:t>作为面向对象的数据访问</w:t>
      </w:r>
      <w:r w:rsidRPr="00316D2B">
        <w:rPr>
          <w:rFonts w:cs="宋体" w:hint="eastAsia"/>
          <w:color w:val="000000"/>
          <w:sz w:val="24"/>
        </w:rPr>
        <w:t xml:space="preserve">API </w:t>
      </w:r>
      <w:r w:rsidRPr="00316D2B">
        <w:rPr>
          <w:rFonts w:cs="宋体" w:hint="eastAsia"/>
          <w:color w:val="000000"/>
          <w:sz w:val="24"/>
        </w:rPr>
        <w:t>来实现，该</w:t>
      </w:r>
      <w:r w:rsidRPr="00316D2B">
        <w:rPr>
          <w:rFonts w:cs="宋体" w:hint="eastAsia"/>
          <w:color w:val="000000"/>
          <w:sz w:val="24"/>
        </w:rPr>
        <w:t>API</w:t>
      </w:r>
      <w:r w:rsidRPr="00316D2B">
        <w:rPr>
          <w:rFonts w:cs="宋体" w:hint="eastAsia"/>
          <w:color w:val="000000"/>
          <w:sz w:val="24"/>
        </w:rPr>
        <w:t>完全依赖于编程语言（</w:t>
      </w:r>
      <w:r w:rsidRPr="00316D2B">
        <w:rPr>
          <w:rFonts w:cs="宋体" w:hint="eastAsia"/>
          <w:color w:val="000000"/>
          <w:sz w:val="24"/>
        </w:rPr>
        <w:t>Java / C</w:t>
      </w:r>
      <w:r w:rsidRPr="00316D2B">
        <w:rPr>
          <w:rFonts w:cs="宋体" w:hint="eastAsia"/>
          <w:color w:val="000000"/>
          <w:sz w:val="24"/>
        </w:rPr>
        <w:t>＃）本身，</w:t>
      </w:r>
      <w:proofErr w:type="gramStart"/>
      <w:r w:rsidRPr="00316D2B">
        <w:rPr>
          <w:rFonts w:cs="宋体" w:hint="eastAsia"/>
          <w:color w:val="000000"/>
          <w:sz w:val="24"/>
        </w:rPr>
        <w:t>由此它</w:t>
      </w:r>
      <w:proofErr w:type="gramEnd"/>
      <w:r w:rsidRPr="00316D2B">
        <w:rPr>
          <w:rFonts w:cs="宋体" w:hint="eastAsia"/>
          <w:color w:val="000000"/>
          <w:sz w:val="24"/>
        </w:rPr>
        <w:t>成为了</w:t>
      </w:r>
      <w:r w:rsidRPr="00316D2B">
        <w:rPr>
          <w:rFonts w:cs="宋体" w:hint="eastAsia"/>
          <w:color w:val="000000"/>
          <w:sz w:val="24"/>
        </w:rPr>
        <w:t>100%</w:t>
      </w:r>
      <w:r w:rsidRPr="00316D2B">
        <w:rPr>
          <w:rFonts w:cs="宋体" w:hint="eastAsia"/>
          <w:color w:val="000000"/>
          <w:sz w:val="24"/>
        </w:rPr>
        <w:t>原生数据库。目前国内相对比较流行的也是</w:t>
      </w:r>
      <w:r w:rsidRPr="00316D2B">
        <w:rPr>
          <w:rFonts w:cs="宋体" w:hint="eastAsia"/>
          <w:color w:val="000000"/>
          <w:sz w:val="24"/>
        </w:rPr>
        <w:t>db4o,</w:t>
      </w:r>
      <w:r w:rsidRPr="00316D2B">
        <w:rPr>
          <w:rFonts w:cs="宋体" w:hint="eastAsia"/>
          <w:color w:val="000000"/>
          <w:sz w:val="24"/>
        </w:rPr>
        <w:t>虽然很可惜这个项目已经在</w:t>
      </w:r>
      <w:r w:rsidRPr="00316D2B">
        <w:rPr>
          <w:rFonts w:cs="宋体" w:hint="eastAsia"/>
          <w:color w:val="000000"/>
          <w:sz w:val="24"/>
        </w:rPr>
        <w:t>2014</w:t>
      </w:r>
      <w:r w:rsidRPr="00316D2B">
        <w:rPr>
          <w:rFonts w:cs="宋体" w:hint="eastAsia"/>
          <w:color w:val="000000"/>
          <w:sz w:val="24"/>
        </w:rPr>
        <w:t>年被官方停止维护。</w:t>
      </w:r>
    </w:p>
    <w:p w:rsidR="00556E82" w:rsidRPr="00316D2B" w:rsidRDefault="00556E82" w:rsidP="00556E82">
      <w:pPr>
        <w:ind w:firstLine="420"/>
        <w:rPr>
          <w:rFonts w:cs="宋体"/>
          <w:color w:val="000000"/>
          <w:sz w:val="24"/>
        </w:rPr>
      </w:pPr>
      <w:r w:rsidRPr="00316D2B">
        <w:rPr>
          <w:rFonts w:cs="宋体" w:hint="eastAsia"/>
          <w:color w:val="000000"/>
          <w:sz w:val="24"/>
        </w:rPr>
        <w:t xml:space="preserve">Db4o </w:t>
      </w:r>
      <w:r w:rsidRPr="00316D2B">
        <w:rPr>
          <w:rFonts w:cs="宋体" w:hint="eastAsia"/>
          <w:color w:val="000000"/>
          <w:sz w:val="24"/>
        </w:rPr>
        <w:t>提供两种运行模式，分别是本地模式和服务器模式。本地模式是指直接在程序里打开</w:t>
      </w:r>
      <w:r w:rsidRPr="00316D2B">
        <w:rPr>
          <w:rFonts w:cs="宋体" w:hint="eastAsia"/>
          <w:color w:val="000000"/>
          <w:sz w:val="24"/>
        </w:rPr>
        <w:t xml:space="preserve"> db4o </w:t>
      </w:r>
      <w:r w:rsidRPr="00316D2B">
        <w:rPr>
          <w:rFonts w:cs="宋体" w:hint="eastAsia"/>
          <w:color w:val="000000"/>
          <w:sz w:val="24"/>
        </w:rPr>
        <w:t>数据库文件进行操作，而服务器模式则是客户端通过</w:t>
      </w:r>
      <w:r w:rsidRPr="00316D2B">
        <w:rPr>
          <w:rFonts w:cs="宋体" w:hint="eastAsia"/>
          <w:color w:val="000000"/>
          <w:sz w:val="24"/>
        </w:rPr>
        <w:t xml:space="preserve"> IP </w:t>
      </w:r>
      <w:r w:rsidRPr="00316D2B">
        <w:rPr>
          <w:rFonts w:cs="宋体" w:hint="eastAsia"/>
          <w:color w:val="000000"/>
          <w:sz w:val="24"/>
        </w:rPr>
        <w:t>、端口来访问服务器。一般来说，</w:t>
      </w:r>
      <w:proofErr w:type="spellStart"/>
      <w:r w:rsidRPr="00316D2B">
        <w:rPr>
          <w:rFonts w:cs="宋体" w:hint="eastAsia"/>
          <w:color w:val="000000"/>
          <w:sz w:val="24"/>
        </w:rPr>
        <w:t>javeEE</w:t>
      </w:r>
      <w:proofErr w:type="spellEnd"/>
      <w:r w:rsidRPr="00316D2B">
        <w:rPr>
          <w:rFonts w:cs="宋体" w:hint="eastAsia"/>
          <w:color w:val="000000"/>
          <w:sz w:val="24"/>
        </w:rPr>
        <w:t>更适用于服务器模式（这里假设</w:t>
      </w:r>
      <w:proofErr w:type="spellStart"/>
      <w:r w:rsidRPr="00316D2B">
        <w:rPr>
          <w:rFonts w:cs="宋体" w:hint="eastAsia"/>
          <w:color w:val="000000"/>
          <w:sz w:val="24"/>
        </w:rPr>
        <w:t>api</w:t>
      </w:r>
      <w:proofErr w:type="spellEnd"/>
      <w:r w:rsidRPr="00316D2B">
        <w:rPr>
          <w:rFonts w:cs="宋体" w:hint="eastAsia"/>
          <w:color w:val="000000"/>
          <w:sz w:val="24"/>
        </w:rPr>
        <w:t>语言用的是</w:t>
      </w:r>
      <w:r w:rsidRPr="00316D2B">
        <w:rPr>
          <w:rFonts w:cs="宋体" w:hint="eastAsia"/>
          <w:color w:val="000000"/>
          <w:sz w:val="24"/>
        </w:rPr>
        <w:t>java</w:t>
      </w:r>
      <w:r w:rsidRPr="00316D2B">
        <w:rPr>
          <w:rFonts w:cs="宋体" w:hint="eastAsia"/>
          <w:color w:val="000000"/>
          <w:sz w:val="24"/>
        </w:rPr>
        <w:t>），嵌入式开发更适用于本地模式。它有几大特点：</w:t>
      </w:r>
      <w:proofErr w:type="gramStart"/>
      <w:r w:rsidRPr="00316D2B">
        <w:rPr>
          <w:rFonts w:cs="宋体" w:hint="eastAsia"/>
          <w:color w:val="000000"/>
          <w:sz w:val="24"/>
        </w:rPr>
        <w:t>一</w:t>
      </w:r>
      <w:proofErr w:type="gramEnd"/>
      <w:r w:rsidRPr="00316D2B">
        <w:rPr>
          <w:rFonts w:cs="宋体" w:hint="eastAsia"/>
          <w:color w:val="000000"/>
          <w:sz w:val="24"/>
        </w:rPr>
        <w:t>：轻量级。实现该数据库只需要下载</w:t>
      </w:r>
      <w:r w:rsidRPr="00316D2B">
        <w:rPr>
          <w:rFonts w:cs="宋体" w:hint="eastAsia"/>
          <w:color w:val="000000"/>
          <w:sz w:val="24"/>
        </w:rPr>
        <w:t>400k</w:t>
      </w:r>
      <w:r w:rsidRPr="00316D2B">
        <w:rPr>
          <w:rFonts w:cs="宋体" w:hint="eastAsia"/>
          <w:color w:val="000000"/>
          <w:sz w:val="24"/>
        </w:rPr>
        <w:t>左右的</w:t>
      </w:r>
      <w:r w:rsidRPr="00316D2B">
        <w:rPr>
          <w:rFonts w:cs="宋体" w:hint="eastAsia"/>
          <w:color w:val="000000"/>
          <w:sz w:val="24"/>
        </w:rPr>
        <w:t>jar</w:t>
      </w:r>
      <w:proofErr w:type="gramStart"/>
      <w:r w:rsidRPr="00316D2B">
        <w:rPr>
          <w:rFonts w:cs="宋体" w:hint="eastAsia"/>
          <w:color w:val="000000"/>
          <w:sz w:val="24"/>
        </w:rPr>
        <w:t>包或者</w:t>
      </w:r>
      <w:proofErr w:type="spellStart"/>
      <w:proofErr w:type="gramEnd"/>
      <w:r w:rsidRPr="00316D2B">
        <w:rPr>
          <w:rFonts w:cs="宋体" w:hint="eastAsia"/>
          <w:color w:val="000000"/>
          <w:sz w:val="24"/>
        </w:rPr>
        <w:t>dll</w:t>
      </w:r>
      <w:proofErr w:type="spellEnd"/>
      <w:r w:rsidRPr="00316D2B">
        <w:rPr>
          <w:rFonts w:cs="宋体" w:hint="eastAsia"/>
          <w:color w:val="000000"/>
          <w:sz w:val="24"/>
        </w:rPr>
        <w:t>文件，并将其引入到系统中。这个特点也让它非常适用于嵌入式系统。二：原生。因为其为原生数据库，开发者不需下载管理工具，不需学习新的数据库语言，可以直接用编程语言管理数据库。三：多平台支持。</w:t>
      </w:r>
      <w:r w:rsidRPr="00316D2B">
        <w:rPr>
          <w:rFonts w:cs="宋体" w:hint="eastAsia"/>
          <w:color w:val="000000"/>
          <w:sz w:val="24"/>
        </w:rPr>
        <w:t xml:space="preserve">db4o </w:t>
      </w:r>
      <w:r w:rsidRPr="00316D2B">
        <w:rPr>
          <w:rFonts w:cs="宋体" w:hint="eastAsia"/>
          <w:color w:val="000000"/>
          <w:sz w:val="24"/>
        </w:rPr>
        <w:t>支持从</w:t>
      </w:r>
      <w:r w:rsidRPr="00316D2B">
        <w:rPr>
          <w:rFonts w:cs="宋体" w:hint="eastAsia"/>
          <w:color w:val="000000"/>
          <w:sz w:val="24"/>
        </w:rPr>
        <w:t xml:space="preserve"> Java 1.1 </w:t>
      </w:r>
      <w:r w:rsidRPr="00316D2B">
        <w:rPr>
          <w:rFonts w:cs="宋体" w:hint="eastAsia"/>
          <w:color w:val="000000"/>
          <w:sz w:val="24"/>
        </w:rPr>
        <w:t>到</w:t>
      </w:r>
      <w:r w:rsidRPr="00316D2B">
        <w:rPr>
          <w:rFonts w:cs="宋体" w:hint="eastAsia"/>
          <w:color w:val="000000"/>
          <w:sz w:val="24"/>
        </w:rPr>
        <w:t xml:space="preserve"> Java 5.0</w:t>
      </w:r>
      <w:r w:rsidRPr="00316D2B">
        <w:rPr>
          <w:rFonts w:cs="宋体" w:hint="eastAsia"/>
          <w:color w:val="000000"/>
          <w:sz w:val="24"/>
        </w:rPr>
        <w:t>，此外还支持</w:t>
      </w:r>
      <w:r w:rsidRPr="00316D2B">
        <w:rPr>
          <w:rFonts w:cs="宋体" w:hint="eastAsia"/>
          <w:color w:val="000000"/>
          <w:sz w:val="24"/>
        </w:rPr>
        <w:t xml:space="preserve"> .NET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CompactFramework</w:t>
      </w:r>
      <w:proofErr w:type="spellEnd"/>
      <w:r w:rsidRPr="00316D2B">
        <w:rPr>
          <w:rFonts w:cs="宋体" w:hint="eastAsia"/>
          <w:color w:val="000000"/>
          <w:sz w:val="24"/>
        </w:rPr>
        <w:t xml:space="preserve"> </w:t>
      </w:r>
      <w:r w:rsidRPr="00316D2B">
        <w:rPr>
          <w:rFonts w:cs="宋体" w:hint="eastAsia"/>
          <w:color w:val="000000"/>
          <w:sz w:val="24"/>
        </w:rPr>
        <w:t>、</w:t>
      </w:r>
      <w:r w:rsidRPr="00316D2B">
        <w:rPr>
          <w:rFonts w:cs="宋体" w:hint="eastAsia"/>
          <w:color w:val="000000"/>
          <w:sz w:val="24"/>
        </w:rPr>
        <w:t xml:space="preserve"> Mono </w:t>
      </w:r>
      <w:r w:rsidRPr="00316D2B">
        <w:rPr>
          <w:rFonts w:cs="宋体" w:hint="eastAsia"/>
          <w:color w:val="000000"/>
          <w:sz w:val="24"/>
        </w:rPr>
        <w:t>等</w:t>
      </w:r>
      <w:r w:rsidRPr="00316D2B">
        <w:rPr>
          <w:rFonts w:cs="宋体" w:hint="eastAsia"/>
          <w:color w:val="000000"/>
          <w:sz w:val="24"/>
        </w:rPr>
        <w:t xml:space="preserve"> .NET </w:t>
      </w:r>
      <w:r w:rsidRPr="00316D2B">
        <w:rPr>
          <w:rFonts w:cs="宋体" w:hint="eastAsia"/>
          <w:color w:val="000000"/>
          <w:sz w:val="24"/>
        </w:rPr>
        <w:t>平台，也可以运行在</w:t>
      </w:r>
      <w:r w:rsidRPr="00316D2B">
        <w:rPr>
          <w:rFonts w:cs="宋体" w:hint="eastAsia"/>
          <w:color w:val="000000"/>
          <w:sz w:val="24"/>
        </w:rPr>
        <w:t xml:space="preserve"> CDC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PersonalProfile</w:t>
      </w:r>
      <w:proofErr w:type="spellEnd"/>
      <w:r w:rsidRPr="00316D2B">
        <w:rPr>
          <w:rFonts w:cs="宋体" w:hint="eastAsia"/>
          <w:color w:val="000000"/>
          <w:sz w:val="24"/>
        </w:rPr>
        <w:t xml:space="preserve"> </w:t>
      </w:r>
      <w:r w:rsidRPr="00316D2B">
        <w:rPr>
          <w:rFonts w:cs="宋体" w:hint="eastAsia"/>
          <w:color w:val="000000"/>
          <w:sz w:val="24"/>
        </w:rPr>
        <w:t>、</w:t>
      </w:r>
      <w:r w:rsidRPr="00316D2B">
        <w:rPr>
          <w:rFonts w:cs="宋体" w:hint="eastAsia"/>
          <w:color w:val="000000"/>
          <w:sz w:val="24"/>
        </w:rPr>
        <w:t xml:space="preserve"> Symbian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Savaje</w:t>
      </w:r>
      <w:proofErr w:type="spellEnd"/>
      <w:r w:rsidRPr="00316D2B">
        <w:rPr>
          <w:rFonts w:cs="宋体" w:hint="eastAsia"/>
          <w:color w:val="000000"/>
          <w:sz w:val="24"/>
        </w:rPr>
        <w:t xml:space="preserve"> </w:t>
      </w:r>
      <w:r w:rsidRPr="00316D2B">
        <w:rPr>
          <w:rFonts w:cs="宋体" w:hint="eastAsia"/>
          <w:color w:val="000000"/>
          <w:sz w:val="24"/>
        </w:rPr>
        <w:t>以及</w:t>
      </w:r>
      <w:r w:rsidRPr="00316D2B">
        <w:rPr>
          <w:rFonts w:cs="宋体" w:hint="eastAsia"/>
          <w:color w:val="000000"/>
          <w:sz w:val="24"/>
        </w:rPr>
        <w:t xml:space="preserve"> </w:t>
      </w:r>
      <w:proofErr w:type="spellStart"/>
      <w:r w:rsidRPr="00316D2B">
        <w:rPr>
          <w:rFonts w:cs="宋体" w:hint="eastAsia"/>
          <w:color w:val="000000"/>
          <w:sz w:val="24"/>
        </w:rPr>
        <w:t>Zaurus</w:t>
      </w:r>
      <w:proofErr w:type="spellEnd"/>
      <w:r w:rsidRPr="00316D2B">
        <w:rPr>
          <w:rFonts w:cs="宋体" w:hint="eastAsia"/>
          <w:color w:val="000000"/>
          <w:sz w:val="24"/>
        </w:rPr>
        <w:t xml:space="preserve"> </w:t>
      </w:r>
      <w:r w:rsidRPr="00316D2B">
        <w:rPr>
          <w:rFonts w:cs="宋体" w:hint="eastAsia"/>
          <w:color w:val="000000"/>
          <w:sz w:val="24"/>
        </w:rPr>
        <w:t>这种支持反射的</w:t>
      </w:r>
      <w:r w:rsidRPr="00316D2B">
        <w:rPr>
          <w:rFonts w:cs="宋体" w:hint="eastAsia"/>
          <w:color w:val="000000"/>
          <w:sz w:val="24"/>
        </w:rPr>
        <w:t xml:space="preserve"> J2ME </w:t>
      </w:r>
      <w:r w:rsidRPr="00316D2B">
        <w:rPr>
          <w:rFonts w:cs="宋体" w:hint="eastAsia"/>
          <w:color w:val="000000"/>
          <w:sz w:val="24"/>
        </w:rPr>
        <w:t>方言环境中，还可以运行在</w:t>
      </w:r>
      <w:r w:rsidRPr="00316D2B">
        <w:rPr>
          <w:rFonts w:cs="宋体" w:hint="eastAsia"/>
          <w:color w:val="000000"/>
          <w:sz w:val="24"/>
        </w:rPr>
        <w:t xml:space="preserve"> CLDC </w:t>
      </w:r>
      <w:r w:rsidRPr="00316D2B">
        <w:rPr>
          <w:rFonts w:cs="宋体" w:hint="eastAsia"/>
          <w:color w:val="000000"/>
          <w:sz w:val="24"/>
        </w:rPr>
        <w:t>、</w:t>
      </w:r>
      <w:r w:rsidRPr="00316D2B">
        <w:rPr>
          <w:rFonts w:cs="宋体" w:hint="eastAsia"/>
          <w:color w:val="000000"/>
          <w:sz w:val="24"/>
        </w:rPr>
        <w:t xml:space="preserve"> MIDP </w:t>
      </w:r>
      <w:r w:rsidRPr="00316D2B">
        <w:rPr>
          <w:rFonts w:cs="宋体" w:hint="eastAsia"/>
          <w:color w:val="000000"/>
          <w:sz w:val="24"/>
        </w:rPr>
        <w:t>、</w:t>
      </w:r>
      <w:r w:rsidRPr="00316D2B">
        <w:rPr>
          <w:rFonts w:cs="宋体" w:hint="eastAsia"/>
          <w:color w:val="000000"/>
          <w:sz w:val="24"/>
        </w:rPr>
        <w:t xml:space="preserve"> RIM/Blackberry </w:t>
      </w:r>
      <w:r w:rsidRPr="00316D2B">
        <w:rPr>
          <w:rFonts w:cs="宋体" w:hint="eastAsia"/>
          <w:color w:val="000000"/>
          <w:sz w:val="24"/>
        </w:rPr>
        <w:t>、</w:t>
      </w:r>
      <w:r w:rsidRPr="00316D2B">
        <w:rPr>
          <w:rFonts w:cs="宋体" w:hint="eastAsia"/>
          <w:color w:val="000000"/>
          <w:sz w:val="24"/>
        </w:rPr>
        <w:t xml:space="preserve"> Palm OS </w:t>
      </w:r>
      <w:r w:rsidRPr="00316D2B">
        <w:rPr>
          <w:rFonts w:cs="宋体" w:hint="eastAsia"/>
          <w:color w:val="000000"/>
          <w:sz w:val="24"/>
        </w:rPr>
        <w:t>这种不支持反射的</w:t>
      </w:r>
      <w:r w:rsidRPr="00316D2B">
        <w:rPr>
          <w:rFonts w:cs="宋体" w:hint="eastAsia"/>
          <w:color w:val="000000"/>
          <w:sz w:val="24"/>
        </w:rPr>
        <w:t xml:space="preserve"> J2ME </w:t>
      </w:r>
      <w:r w:rsidRPr="00316D2B">
        <w:rPr>
          <w:rFonts w:cs="宋体" w:hint="eastAsia"/>
          <w:color w:val="000000"/>
          <w:sz w:val="24"/>
        </w:rPr>
        <w:t>环境中。四：性能优秀。下图为</w:t>
      </w:r>
      <w:r w:rsidRPr="00316D2B">
        <w:rPr>
          <w:rFonts w:cs="宋体" w:hint="eastAsia"/>
          <w:color w:val="000000"/>
          <w:sz w:val="24"/>
        </w:rPr>
        <w:t xml:space="preserve">db4o </w:t>
      </w:r>
      <w:r w:rsidRPr="00316D2B">
        <w:rPr>
          <w:rFonts w:cs="宋体" w:hint="eastAsia"/>
          <w:color w:val="000000"/>
          <w:sz w:val="24"/>
        </w:rPr>
        <w:t>官方公布的基准测试数据，</w:t>
      </w:r>
      <w:r w:rsidRPr="00316D2B">
        <w:rPr>
          <w:rFonts w:cs="宋体" w:hint="eastAsia"/>
          <w:color w:val="000000"/>
          <w:sz w:val="24"/>
        </w:rPr>
        <w:t xml:space="preserve">db4o </w:t>
      </w:r>
      <w:r w:rsidRPr="00316D2B">
        <w:rPr>
          <w:rFonts w:cs="宋体" w:hint="eastAsia"/>
          <w:color w:val="000000"/>
          <w:sz w:val="24"/>
        </w:rPr>
        <w:t>我们可以非常惊讶的发现在读写查</w:t>
      </w:r>
      <w:proofErr w:type="gramStart"/>
      <w:r w:rsidRPr="00316D2B">
        <w:rPr>
          <w:rFonts w:cs="宋体" w:hint="eastAsia"/>
          <w:color w:val="000000"/>
          <w:sz w:val="24"/>
        </w:rPr>
        <w:t>删</w:t>
      </w:r>
      <w:proofErr w:type="gramEnd"/>
      <w:r w:rsidRPr="00316D2B">
        <w:rPr>
          <w:rFonts w:cs="宋体" w:hint="eastAsia"/>
          <w:color w:val="000000"/>
          <w:sz w:val="24"/>
        </w:rPr>
        <w:t>时，它比采用</w:t>
      </w:r>
      <w:r w:rsidRPr="00316D2B">
        <w:rPr>
          <w:rFonts w:cs="宋体" w:hint="eastAsia"/>
          <w:color w:val="000000"/>
          <w:sz w:val="24"/>
        </w:rPr>
        <w:t xml:space="preserve"> Hibernate/MySQL </w:t>
      </w:r>
      <w:r w:rsidRPr="00316D2B">
        <w:rPr>
          <w:rFonts w:cs="宋体" w:hint="eastAsia"/>
          <w:color w:val="000000"/>
          <w:sz w:val="24"/>
        </w:rPr>
        <w:t>方案速度高出几到几十倍。</w:t>
      </w:r>
    </w:p>
    <w:p w:rsidR="00556E82" w:rsidRDefault="00556E82" w:rsidP="00556E82">
      <w:r>
        <w:rPr>
          <w:noProof/>
        </w:rPr>
        <w:drawing>
          <wp:inline distT="0" distB="0" distL="0" distR="0" wp14:anchorId="3E15B1BE" wp14:editId="6150AC4D">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Pr="00316D2B" w:rsidRDefault="00556E82" w:rsidP="00556E82">
      <w:pPr>
        <w:rPr>
          <w:rFonts w:cs="宋体"/>
          <w:color w:val="000000"/>
          <w:sz w:val="24"/>
        </w:rPr>
      </w:pPr>
      <w:r w:rsidRPr="00316D2B">
        <w:rPr>
          <w:rFonts w:cs="宋体" w:hint="eastAsia"/>
          <w:color w:val="000000"/>
          <w:sz w:val="24"/>
        </w:rPr>
        <w:t>图</w:t>
      </w:r>
      <w:r w:rsidR="00E51385" w:rsidRPr="00316D2B">
        <w:rPr>
          <w:rFonts w:cs="宋体" w:hint="eastAsia"/>
          <w:color w:val="000000"/>
          <w:sz w:val="24"/>
        </w:rPr>
        <w:t>1</w:t>
      </w:r>
      <w:r w:rsidRPr="00316D2B">
        <w:rPr>
          <w:rFonts w:cs="宋体" w:hint="eastAsia"/>
          <w:color w:val="000000"/>
          <w:sz w:val="24"/>
        </w:rPr>
        <w:t xml:space="preserve">. db4o </w:t>
      </w:r>
      <w:r w:rsidRPr="00316D2B">
        <w:rPr>
          <w:rFonts w:cs="宋体" w:hint="eastAsia"/>
          <w:color w:val="000000"/>
          <w:sz w:val="24"/>
        </w:rPr>
        <w:t>官方基准测试数据</w:t>
      </w:r>
    </w:p>
    <w:p w:rsidR="00556E82" w:rsidRPr="00316D2B" w:rsidRDefault="00556E82" w:rsidP="00556E82">
      <w:pPr>
        <w:widowControl/>
        <w:jc w:val="left"/>
        <w:rPr>
          <w:rFonts w:cs="宋体"/>
          <w:color w:val="000000"/>
          <w:sz w:val="24"/>
        </w:rPr>
      </w:pPr>
      <w:r w:rsidRPr="00316D2B">
        <w:rPr>
          <w:rFonts w:cs="宋体" w:hint="eastAsia"/>
          <w:color w:val="000000"/>
          <w:sz w:val="24"/>
        </w:rPr>
        <w:tab/>
      </w:r>
      <w:r w:rsidRPr="00316D2B">
        <w:rPr>
          <w:rFonts w:cs="宋体" w:hint="eastAsia"/>
          <w:color w:val="000000"/>
          <w:sz w:val="24"/>
        </w:rPr>
        <w:t>接下来我将使用</w:t>
      </w:r>
      <w:r w:rsidRPr="00316D2B">
        <w:rPr>
          <w:rFonts w:cs="宋体" w:hint="eastAsia"/>
          <w:color w:val="000000"/>
          <w:sz w:val="24"/>
        </w:rPr>
        <w:t>db4o</w:t>
      </w:r>
      <w:r w:rsidRPr="00316D2B">
        <w:rPr>
          <w:rFonts w:cs="宋体" w:hint="eastAsia"/>
          <w:color w:val="000000"/>
          <w:sz w:val="24"/>
        </w:rPr>
        <w:t>，结合我们的食品场景进行数据库设计。因为</w:t>
      </w:r>
      <w:r w:rsidRPr="00316D2B">
        <w:rPr>
          <w:rFonts w:cs="宋体" w:hint="eastAsia"/>
          <w:color w:val="000000"/>
          <w:sz w:val="24"/>
        </w:rPr>
        <w:t>db4o</w:t>
      </w:r>
      <w:r w:rsidRPr="00316D2B">
        <w:rPr>
          <w:rFonts w:cs="宋体" w:hint="eastAsia"/>
          <w:color w:val="000000"/>
          <w:sz w:val="24"/>
        </w:rPr>
        <w:t>是原生数据库，我们拟采用</w:t>
      </w:r>
      <w:r w:rsidRPr="00316D2B">
        <w:rPr>
          <w:rFonts w:cs="宋体" w:hint="eastAsia"/>
          <w:color w:val="000000"/>
          <w:sz w:val="24"/>
        </w:rPr>
        <w:t>java</w:t>
      </w:r>
      <w:r w:rsidRPr="00316D2B">
        <w:rPr>
          <w:rFonts w:cs="宋体" w:hint="eastAsia"/>
          <w:color w:val="000000"/>
          <w:sz w:val="24"/>
        </w:rPr>
        <w:t>进行数据库开发。首先，在设计类时，我们可以发现面向对象的思想给方便面复杂的属性管理提供了不少便利。我们可以设计两个父类：用户，方便面。接下来使用继承的思路，把人分为测试员</w:t>
      </w:r>
      <w:commentRangeStart w:id="49"/>
      <w:r w:rsidRPr="00316D2B">
        <w:rPr>
          <w:rFonts w:cs="宋体" w:hint="eastAsia"/>
          <w:color w:val="000000"/>
          <w:sz w:val="24"/>
        </w:rPr>
        <w:t>（测试用的机器为了方便也可以放在这个子类里，作为人的特性被设置为</w:t>
      </w:r>
      <w:r w:rsidRPr="00316D2B">
        <w:rPr>
          <w:rFonts w:cs="宋体" w:hint="eastAsia"/>
          <w:color w:val="000000"/>
          <w:sz w:val="24"/>
        </w:rPr>
        <w:t>null</w:t>
      </w:r>
      <w:r w:rsidRPr="00316D2B">
        <w:rPr>
          <w:rFonts w:cs="宋体" w:hint="eastAsia"/>
          <w:color w:val="000000"/>
          <w:sz w:val="24"/>
        </w:rPr>
        <w:t>即可）</w:t>
      </w:r>
      <w:commentRangeEnd w:id="49"/>
      <w:r w:rsidRPr="00316D2B">
        <w:rPr>
          <w:rFonts w:cs="宋体"/>
          <w:color w:val="000000"/>
          <w:sz w:val="24"/>
        </w:rPr>
        <w:commentReference w:id="49"/>
      </w:r>
      <w:r w:rsidRPr="00316D2B">
        <w:rPr>
          <w:rFonts w:cs="宋体" w:hint="eastAsia"/>
          <w:color w:val="000000"/>
          <w:sz w:val="24"/>
        </w:rPr>
        <w:t>和用户</w:t>
      </w:r>
      <w:r w:rsidR="00E51385" w:rsidRPr="00316D2B">
        <w:rPr>
          <w:rFonts w:cs="宋体" w:hint="eastAsia"/>
          <w:color w:val="000000"/>
          <w:sz w:val="24"/>
        </w:rPr>
        <w:t>（购买并食用方便面的客户）</w:t>
      </w:r>
      <w:r w:rsidRPr="00316D2B">
        <w:rPr>
          <w:rFonts w:cs="宋体" w:hint="eastAsia"/>
          <w:color w:val="000000"/>
          <w:sz w:val="24"/>
        </w:rPr>
        <w:t>两个子类。方便面和人之间存在两种关系：</w:t>
      </w:r>
      <w:proofErr w:type="gramStart"/>
      <w:r w:rsidRPr="00316D2B">
        <w:rPr>
          <w:rFonts w:cs="宋体" w:hint="eastAsia"/>
          <w:color w:val="000000"/>
          <w:sz w:val="24"/>
        </w:rPr>
        <w:t>一</w:t>
      </w:r>
      <w:proofErr w:type="gramEnd"/>
      <w:r w:rsidRPr="00316D2B">
        <w:rPr>
          <w:rFonts w:cs="宋体" w:hint="eastAsia"/>
          <w:color w:val="000000"/>
          <w:sz w:val="24"/>
        </w:rPr>
        <w:t>：用户</w:t>
      </w:r>
      <w:r w:rsidRPr="00316D2B">
        <w:rPr>
          <w:rFonts w:cs="宋体"/>
          <w:color w:val="000000"/>
          <w:sz w:val="24"/>
        </w:rPr>
        <w:t>—</w:t>
      </w:r>
      <w:r w:rsidRPr="00316D2B">
        <w:rPr>
          <w:rFonts w:cs="宋体" w:hint="eastAsia"/>
          <w:color w:val="000000"/>
          <w:sz w:val="24"/>
        </w:rPr>
        <w:t>吃</w:t>
      </w:r>
      <w:r w:rsidRPr="00316D2B">
        <w:rPr>
          <w:rFonts w:cs="宋体" w:hint="eastAsia"/>
          <w:color w:val="000000"/>
          <w:sz w:val="24"/>
        </w:rPr>
        <w:t>&amp;</w:t>
      </w:r>
      <w:r w:rsidRPr="00316D2B">
        <w:rPr>
          <w:rFonts w:cs="宋体" w:hint="eastAsia"/>
          <w:color w:val="000000"/>
          <w:sz w:val="24"/>
        </w:rPr>
        <w:t>评价是否喜欢</w:t>
      </w:r>
      <w:r w:rsidRPr="00316D2B">
        <w:rPr>
          <w:rFonts w:cs="宋体"/>
          <w:color w:val="000000"/>
          <w:sz w:val="24"/>
        </w:rPr>
        <w:sym w:font="Wingdings" w:char="F0E0"/>
      </w:r>
      <w:r w:rsidRPr="00316D2B">
        <w:rPr>
          <w:rFonts w:cs="宋体" w:hint="eastAsia"/>
          <w:color w:val="000000"/>
          <w:sz w:val="24"/>
        </w:rPr>
        <w:t>方便面，二：测试员从多个角度（时间，定性，定量，数据）</w:t>
      </w:r>
      <w:r w:rsidRPr="00316D2B">
        <w:rPr>
          <w:rFonts w:cs="宋体" w:hint="eastAsia"/>
          <w:color w:val="000000"/>
          <w:sz w:val="24"/>
        </w:rPr>
        <w:t>--</w:t>
      </w:r>
      <w:r w:rsidRPr="00316D2B">
        <w:rPr>
          <w:rFonts w:cs="宋体" w:hint="eastAsia"/>
          <w:color w:val="000000"/>
          <w:sz w:val="24"/>
        </w:rPr>
        <w:t>打分</w:t>
      </w:r>
      <w:r w:rsidRPr="00316D2B">
        <w:rPr>
          <w:rFonts w:cs="宋体"/>
          <w:color w:val="000000"/>
          <w:sz w:val="24"/>
        </w:rPr>
        <w:sym w:font="Wingdings" w:char="F0E0"/>
      </w:r>
      <w:r w:rsidRPr="00316D2B">
        <w:rPr>
          <w:rFonts w:cs="宋体" w:hint="eastAsia"/>
          <w:color w:val="000000"/>
          <w:sz w:val="24"/>
        </w:rPr>
        <w:t>方便面。</w:t>
      </w:r>
      <w:r w:rsidR="00FA07CB">
        <w:rPr>
          <w:rFonts w:cs="宋体" w:hint="eastAsia"/>
          <w:color w:val="000000"/>
          <w:sz w:val="24"/>
        </w:rPr>
        <w:t>举例如方便面</w:t>
      </w:r>
      <w:r w:rsidRPr="00316D2B">
        <w:rPr>
          <w:rFonts w:cs="宋体" w:hint="eastAsia"/>
          <w:color w:val="000000"/>
          <w:sz w:val="24"/>
        </w:rPr>
        <w:t>类模型</w:t>
      </w:r>
      <w:r w:rsidR="00FA07CB">
        <w:rPr>
          <w:rFonts w:cs="宋体" w:hint="eastAsia"/>
          <w:color w:val="000000"/>
          <w:sz w:val="24"/>
        </w:rPr>
        <w:t>，</w:t>
      </w:r>
      <w:r w:rsidRPr="00316D2B">
        <w:rPr>
          <w:rFonts w:cs="宋体" w:hint="eastAsia"/>
          <w:color w:val="000000"/>
          <w:sz w:val="24"/>
        </w:rPr>
        <w:t>可以简单描述为：</w:t>
      </w:r>
    </w:p>
    <w:tbl>
      <w:tblPr>
        <w:tblStyle w:val="ad"/>
        <w:tblW w:w="0" w:type="auto"/>
        <w:tblLook w:val="04A0" w:firstRow="1" w:lastRow="0" w:firstColumn="1" w:lastColumn="0" w:noHBand="0" w:noVBand="1"/>
      </w:tblPr>
      <w:tblGrid>
        <w:gridCol w:w="8522"/>
      </w:tblGrid>
      <w:tr w:rsidR="00556E82" w:rsidRPr="00316D2B" w:rsidTr="00214FC5">
        <w:tc>
          <w:tcPr>
            <w:tcW w:w="8522" w:type="dxa"/>
          </w:tcPr>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(Integer </w:t>
            </w:r>
            <w:r>
              <w:rPr>
                <w:rFonts w:ascii="Consolas" w:hAnsi="Consolas" w:cs="Consolas"/>
                <w:color w:val="6A3E3E"/>
                <w:kern w:val="0"/>
                <w:sz w:val="20"/>
              </w:rPr>
              <w:t>id</w:t>
            </w:r>
            <w:r>
              <w:rPr>
                <w:rFonts w:ascii="Consolas" w:hAnsi="Consolas" w:cs="Consolas"/>
                <w:color w:val="000000"/>
                <w:kern w:val="0"/>
                <w:sz w:val="20"/>
              </w:rPr>
              <w:t xml:space="preserve">, String </w:t>
            </w:r>
            <w:proofErr w:type="spellStart"/>
            <w:r>
              <w:rPr>
                <w:rFonts w:ascii="Consolas" w:hAnsi="Consolas" w:cs="Consolas"/>
                <w:color w:val="6A3E3E"/>
                <w:kern w:val="0"/>
                <w:sz w:val="20"/>
              </w:rPr>
              <w:t>sampleId</w:t>
            </w:r>
            <w:proofErr w:type="spellEnd"/>
            <w:r>
              <w:rPr>
                <w:rFonts w:ascii="Consolas" w:hAnsi="Consolas" w:cs="Consolas"/>
                <w:color w:val="000000"/>
                <w:kern w:val="0"/>
                <w:sz w:val="20"/>
              </w:rPr>
              <w:t xml:space="preserve">, String </w:t>
            </w:r>
            <w:r>
              <w:rPr>
                <w:rFonts w:ascii="Consolas" w:hAnsi="Consolas" w:cs="Consolas"/>
                <w:color w:val="6A3E3E"/>
                <w:kern w:val="0"/>
                <w:sz w:val="20"/>
              </w:rPr>
              <w:t>name</w:t>
            </w:r>
            <w:r>
              <w:rPr>
                <w:rFonts w:ascii="Consolas" w:hAnsi="Consolas" w:cs="Consolas"/>
                <w:color w:val="000000"/>
                <w:kern w:val="0"/>
                <w:sz w:val="20"/>
              </w:rPr>
              <w:t xml:space="preserve">, String </w:t>
            </w:r>
            <w:r>
              <w:rPr>
                <w:rFonts w:ascii="Consolas" w:hAnsi="Consolas" w:cs="Consolas"/>
                <w:color w:val="6A3E3E"/>
                <w:kern w:val="0"/>
                <w:sz w:val="20"/>
              </w:rPr>
              <w:lastRenderedPageBreak/>
              <w:t>specification</w:t>
            </w:r>
            <w:r>
              <w:rPr>
                <w:rFonts w:ascii="Consolas" w:hAnsi="Consolas" w:cs="Consolas"/>
                <w:color w:val="000000"/>
                <w:kern w:val="0"/>
                <w:sz w:val="20"/>
              </w:rPr>
              <w:t xml:space="preserve"> , String </w:t>
            </w:r>
            <w:r>
              <w:rPr>
                <w:rFonts w:ascii="Consolas" w:hAnsi="Consolas" w:cs="Consolas"/>
                <w:color w:val="6A3E3E"/>
                <w:kern w:val="0"/>
                <w:sz w:val="20"/>
              </w:rPr>
              <w:t>manufacturer</w:t>
            </w:r>
            <w:r>
              <w:rPr>
                <w:rFonts w:ascii="Consolas" w:hAnsi="Consolas" w:cs="Consolas"/>
                <w:color w:val="000000"/>
                <w:kern w:val="0"/>
                <w:sz w:val="20"/>
              </w:rPr>
              <w:t>) {</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super</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id</w:t>
            </w:r>
            <w:r>
              <w:rPr>
                <w:rFonts w:ascii="Consolas" w:hAnsi="Consolas" w:cs="Consolas"/>
                <w:color w:val="000000"/>
                <w:kern w:val="0"/>
                <w:sz w:val="20"/>
              </w:rPr>
              <w:t xml:space="preserve"> = </w:t>
            </w:r>
            <w:r>
              <w:rPr>
                <w:rFonts w:ascii="Consolas" w:hAnsi="Consolas" w:cs="Consolas"/>
                <w:color w:val="6A3E3E"/>
                <w:kern w:val="0"/>
                <w:sz w:val="20"/>
              </w:rPr>
              <w:t>id</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name</w:t>
            </w:r>
            <w:r>
              <w:rPr>
                <w:rFonts w:ascii="Consolas" w:hAnsi="Consolas" w:cs="Consolas"/>
                <w:color w:val="000000"/>
                <w:kern w:val="0"/>
                <w:sz w:val="20"/>
              </w:rPr>
              <w:t xml:space="preserve"> = </w:t>
            </w:r>
            <w:r>
              <w:rPr>
                <w:rFonts w:ascii="Consolas" w:hAnsi="Consolas" w:cs="Consolas"/>
                <w:color w:val="6A3E3E"/>
                <w:kern w:val="0"/>
                <w:sz w:val="20"/>
              </w:rPr>
              <w:t>name</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sampleId</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u w:val="single"/>
              </w:rPr>
              <w:t>sampleId</w:t>
            </w:r>
            <w:proofErr w:type="spellEnd"/>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specification</w:t>
            </w:r>
            <w:proofErr w:type="spellEnd"/>
            <w:r>
              <w:rPr>
                <w:rFonts w:ascii="Consolas" w:hAnsi="Consolas" w:cs="Consolas"/>
                <w:color w:val="000000"/>
                <w:kern w:val="0"/>
                <w:sz w:val="20"/>
              </w:rPr>
              <w:t xml:space="preserve"> = </w:t>
            </w:r>
            <w:r>
              <w:rPr>
                <w:rFonts w:ascii="Consolas" w:hAnsi="Consolas" w:cs="Consolas"/>
                <w:color w:val="6A3E3E"/>
                <w:kern w:val="0"/>
                <w:sz w:val="20"/>
              </w:rPr>
              <w:t>specification</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manufacturer</w:t>
            </w:r>
            <w:proofErr w:type="spellEnd"/>
            <w:r>
              <w:rPr>
                <w:rFonts w:ascii="Consolas" w:hAnsi="Consolas" w:cs="Consolas"/>
                <w:color w:val="000000"/>
                <w:kern w:val="0"/>
                <w:sz w:val="20"/>
              </w:rPr>
              <w:t xml:space="preserve"> = </w:t>
            </w:r>
            <w:r>
              <w:rPr>
                <w:rFonts w:ascii="Consolas" w:hAnsi="Consolas" w:cs="Consolas"/>
                <w:color w:val="6A3E3E"/>
                <w:kern w:val="0"/>
                <w:sz w:val="20"/>
              </w:rPr>
              <w:t>manufacturer</w:t>
            </w:r>
            <w:r>
              <w:rPr>
                <w:rFonts w:ascii="Consolas" w:hAnsi="Consolas" w:cs="Consolas"/>
                <w:color w:val="000000"/>
                <w:kern w:val="0"/>
                <w:sz w:val="20"/>
              </w:rPr>
              <w:t>;</w:t>
            </w:r>
          </w:p>
          <w:p w:rsidR="00556E82" w:rsidRPr="00316D2B" w:rsidRDefault="00FA07CB" w:rsidP="00FA07CB">
            <w:pPr>
              <w:widowControl/>
              <w:jc w:val="left"/>
              <w:rPr>
                <w:rFonts w:cs="宋体"/>
                <w:color w:val="000000"/>
                <w:sz w:val="24"/>
              </w:rPr>
            </w:pPr>
            <w:r>
              <w:rPr>
                <w:rFonts w:ascii="Consolas" w:hAnsi="Consolas" w:cs="Consolas"/>
                <w:color w:val="000000"/>
                <w:kern w:val="0"/>
                <w:sz w:val="20"/>
              </w:rPr>
              <w:t xml:space="preserve">    }</w:t>
            </w:r>
          </w:p>
        </w:tc>
      </w:tr>
    </w:tbl>
    <w:p w:rsidR="00FA07CB" w:rsidRDefault="00FA07CB" w:rsidP="00E51385">
      <w:pPr>
        <w:widowControl/>
        <w:ind w:firstLine="424"/>
        <w:jc w:val="left"/>
        <w:rPr>
          <w:rFonts w:cs="宋体"/>
          <w:color w:val="000000"/>
          <w:sz w:val="24"/>
        </w:rPr>
      </w:pPr>
      <w:r>
        <w:rPr>
          <w:rFonts w:cs="宋体" w:hint="eastAsia"/>
          <w:color w:val="000000"/>
          <w:sz w:val="24"/>
        </w:rPr>
        <w:lastRenderedPageBreak/>
        <w:t>当厂商较多时，可以单独构建厂商类，使用关联关系中的组合（</w:t>
      </w:r>
      <w:r>
        <w:rPr>
          <w:rFonts w:cs="宋体" w:hint="eastAsia"/>
          <w:color w:val="000000"/>
          <w:sz w:val="24"/>
        </w:rPr>
        <w:t>Composition</w:t>
      </w:r>
      <w:r>
        <w:rPr>
          <w:rFonts w:cs="宋体" w:hint="eastAsia"/>
          <w:color w:val="000000"/>
          <w:sz w:val="24"/>
        </w:rPr>
        <w:t>）将其与方便面</w:t>
      </w:r>
      <w:proofErr w:type="gramStart"/>
      <w:r>
        <w:rPr>
          <w:rFonts w:cs="宋体" w:hint="eastAsia"/>
          <w:color w:val="000000"/>
          <w:sz w:val="24"/>
        </w:rPr>
        <w:t>类联系</w:t>
      </w:r>
      <w:proofErr w:type="gramEnd"/>
      <w:r>
        <w:rPr>
          <w:rFonts w:cs="宋体" w:hint="eastAsia"/>
          <w:color w:val="000000"/>
          <w:sz w:val="24"/>
        </w:rPr>
        <w:t>起来，即将方便面作为厂商的成员变量实现。结构如：</w:t>
      </w:r>
    </w:p>
    <w:tbl>
      <w:tblPr>
        <w:tblStyle w:val="ad"/>
        <w:tblW w:w="0" w:type="auto"/>
        <w:tblLook w:val="04A0" w:firstRow="1" w:lastRow="0" w:firstColumn="1" w:lastColumn="0" w:noHBand="0" w:noVBand="1"/>
      </w:tblPr>
      <w:tblGrid>
        <w:gridCol w:w="8607"/>
      </w:tblGrid>
      <w:tr w:rsidR="00FA07CB" w:rsidTr="00FA07CB">
        <w:tc>
          <w:tcPr>
            <w:tcW w:w="8607" w:type="dxa"/>
          </w:tcPr>
          <w:p w:rsidR="00FA07CB" w:rsidRPr="00FA07CB" w:rsidRDefault="00FA07CB" w:rsidP="00FA07CB">
            <w:pPr>
              <w:widowControl/>
              <w:ind w:firstLineChars="200" w:firstLine="480"/>
              <w:jc w:val="left"/>
              <w:rPr>
                <w:rFonts w:cs="宋体"/>
                <w:color w:val="000000"/>
                <w:sz w:val="24"/>
              </w:rPr>
            </w:pPr>
            <w:proofErr w:type="gramStart"/>
            <w:r w:rsidRPr="00FA07CB">
              <w:rPr>
                <w:rFonts w:cs="宋体"/>
                <w:color w:val="000000"/>
                <w:sz w:val="24"/>
              </w:rPr>
              <w:t>public</w:t>
            </w:r>
            <w:proofErr w:type="gramEnd"/>
            <w:r w:rsidRPr="00FA07CB">
              <w:rPr>
                <w:rFonts w:cs="宋体"/>
                <w:color w:val="000000"/>
                <w:sz w:val="24"/>
              </w:rPr>
              <w:t xml:space="preserve"> class </w:t>
            </w:r>
            <w:proofErr w:type="spellStart"/>
            <w:r>
              <w:rPr>
                <w:rFonts w:cs="宋体" w:hint="eastAsia"/>
                <w:color w:val="000000"/>
                <w:sz w:val="24"/>
              </w:rPr>
              <w:t>InstantNoodles</w:t>
            </w:r>
            <w:proofErr w:type="spellEnd"/>
            <w:r w:rsidRPr="00FA07CB">
              <w:rPr>
                <w:rFonts w:cs="宋体"/>
                <w:color w:val="000000"/>
                <w:sz w:val="24"/>
              </w:rPr>
              <w:t>{</w:t>
            </w:r>
            <w:r>
              <w:rPr>
                <w:rFonts w:cs="宋体"/>
                <w:color w:val="000000"/>
                <w:sz w:val="24"/>
              </w:rPr>
              <w:t>…</w:t>
            </w:r>
          </w:p>
          <w:p w:rsidR="00FA07CB" w:rsidRPr="00FA07CB" w:rsidRDefault="00FA07CB" w:rsidP="00FA07CB">
            <w:pPr>
              <w:widowControl/>
              <w:ind w:firstLineChars="200" w:firstLine="480"/>
              <w:jc w:val="left"/>
              <w:rPr>
                <w:rFonts w:cs="宋体"/>
                <w:color w:val="000000"/>
                <w:sz w:val="24"/>
              </w:rPr>
            </w:pPr>
            <w:r w:rsidRPr="00FA07CB">
              <w:rPr>
                <w:rFonts w:cs="宋体"/>
                <w:color w:val="000000"/>
                <w:sz w:val="24"/>
              </w:rPr>
              <w:t>}</w:t>
            </w:r>
          </w:p>
          <w:p w:rsidR="00FA07CB" w:rsidRPr="00FA07CB" w:rsidRDefault="00FA07CB" w:rsidP="00FA07CB">
            <w:pPr>
              <w:widowControl/>
              <w:ind w:firstLineChars="200" w:firstLine="480"/>
              <w:jc w:val="left"/>
              <w:rPr>
                <w:rFonts w:cs="宋体"/>
                <w:color w:val="000000"/>
                <w:sz w:val="24"/>
              </w:rPr>
            </w:pPr>
            <w:r w:rsidRPr="00FA07CB">
              <w:rPr>
                <w:rFonts w:cs="宋体"/>
                <w:color w:val="000000"/>
                <w:sz w:val="24"/>
              </w:rPr>
              <w:t xml:space="preserve">public class </w:t>
            </w:r>
            <w:r>
              <w:rPr>
                <w:rFonts w:cs="宋体" w:hint="eastAsia"/>
                <w:color w:val="000000"/>
                <w:sz w:val="24"/>
              </w:rPr>
              <w:t>manufacturer</w:t>
            </w:r>
            <w:r w:rsidRPr="00FA07CB">
              <w:rPr>
                <w:rFonts w:cs="宋体"/>
                <w:color w:val="000000"/>
                <w:sz w:val="24"/>
              </w:rPr>
              <w:t>{</w:t>
            </w:r>
          </w:p>
          <w:p w:rsidR="00FA07CB" w:rsidRPr="00FA07CB" w:rsidRDefault="00FA07CB" w:rsidP="00FA07CB">
            <w:pPr>
              <w:widowControl/>
              <w:ind w:firstLineChars="200" w:firstLine="480"/>
              <w:jc w:val="left"/>
              <w:rPr>
                <w:rFonts w:cs="宋体"/>
                <w:color w:val="000000"/>
                <w:sz w:val="24"/>
              </w:rPr>
            </w:pPr>
            <w:r w:rsidRPr="00FA07CB">
              <w:rPr>
                <w:rFonts w:cs="宋体"/>
                <w:color w:val="000000"/>
                <w:sz w:val="24"/>
              </w:rPr>
              <w:t xml:space="preserve">       private List&lt;</w:t>
            </w:r>
            <w:r>
              <w:rPr>
                <w:rFonts w:cs="宋体" w:hint="eastAsia"/>
                <w:color w:val="000000"/>
                <w:sz w:val="24"/>
              </w:rPr>
              <w:t xml:space="preserve"> </w:t>
            </w:r>
            <w:proofErr w:type="spellStart"/>
            <w:r>
              <w:rPr>
                <w:rFonts w:cs="宋体" w:hint="eastAsia"/>
                <w:color w:val="000000"/>
                <w:sz w:val="24"/>
              </w:rPr>
              <w:t>InstantNoodles</w:t>
            </w:r>
            <w:proofErr w:type="spellEnd"/>
            <w:r w:rsidRPr="00FA07CB">
              <w:rPr>
                <w:rFonts w:cs="宋体"/>
                <w:color w:val="000000"/>
                <w:sz w:val="24"/>
              </w:rPr>
              <w:t xml:space="preserve"> &gt; </w:t>
            </w:r>
            <w:proofErr w:type="spellStart"/>
            <w:r>
              <w:rPr>
                <w:rFonts w:cs="宋体" w:hint="eastAsia"/>
                <w:color w:val="000000"/>
                <w:sz w:val="24"/>
              </w:rPr>
              <w:t>InstantNoodle</w:t>
            </w:r>
            <w:proofErr w:type="spellEnd"/>
            <w:r w:rsidRPr="00FA07CB">
              <w:rPr>
                <w:rFonts w:cs="宋体"/>
                <w:color w:val="000000"/>
                <w:sz w:val="24"/>
              </w:rPr>
              <w:t>;</w:t>
            </w:r>
          </w:p>
          <w:p w:rsidR="00FA07CB" w:rsidRDefault="00FA07CB" w:rsidP="00FA07CB">
            <w:pPr>
              <w:widowControl/>
              <w:ind w:firstLineChars="200" w:firstLine="480"/>
              <w:jc w:val="left"/>
              <w:rPr>
                <w:rFonts w:cs="宋体"/>
                <w:color w:val="000000"/>
                <w:sz w:val="24"/>
              </w:rPr>
            </w:pPr>
            <w:r w:rsidRPr="00FA07CB">
              <w:rPr>
                <w:rFonts w:cs="宋体"/>
                <w:color w:val="000000"/>
                <w:sz w:val="24"/>
              </w:rPr>
              <w:t>}</w:t>
            </w:r>
          </w:p>
        </w:tc>
      </w:tr>
    </w:tbl>
    <w:p w:rsidR="00FA07CB" w:rsidRDefault="00FA07CB" w:rsidP="00E51385">
      <w:pPr>
        <w:widowControl/>
        <w:ind w:firstLine="424"/>
        <w:jc w:val="left"/>
        <w:rPr>
          <w:rFonts w:cs="宋体"/>
          <w:color w:val="000000"/>
          <w:sz w:val="24"/>
        </w:rPr>
      </w:pPr>
      <w:r>
        <w:rPr>
          <w:rFonts w:cs="宋体" w:hint="eastAsia"/>
          <w:color w:val="000000"/>
          <w:sz w:val="24"/>
        </w:rPr>
        <w:t>而人类可分为两种子类如：</w:t>
      </w:r>
    </w:p>
    <w:tbl>
      <w:tblPr>
        <w:tblStyle w:val="ad"/>
        <w:tblW w:w="0" w:type="auto"/>
        <w:tblLook w:val="04A0" w:firstRow="1" w:lastRow="0" w:firstColumn="1" w:lastColumn="0" w:noHBand="0" w:noVBand="1"/>
      </w:tblPr>
      <w:tblGrid>
        <w:gridCol w:w="8607"/>
      </w:tblGrid>
      <w:tr w:rsidR="00FA07CB" w:rsidTr="00FA07CB">
        <w:tc>
          <w:tcPr>
            <w:tcW w:w="8607" w:type="dxa"/>
          </w:tcPr>
          <w:p w:rsidR="00FA07CB" w:rsidRPr="00FA07CB" w:rsidRDefault="00FA07CB" w:rsidP="00FA07CB">
            <w:pPr>
              <w:widowControl/>
              <w:jc w:val="left"/>
              <w:rPr>
                <w:rFonts w:cs="宋体"/>
                <w:color w:val="000000"/>
                <w:sz w:val="24"/>
              </w:rPr>
            </w:pPr>
            <w:r w:rsidRPr="00FA07CB">
              <w:rPr>
                <w:rFonts w:cs="宋体"/>
                <w:color w:val="000000"/>
                <w:sz w:val="24"/>
              </w:rPr>
              <w:t>class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public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w:t>
            </w:r>
          </w:p>
          <w:p w:rsidR="00FA07CB" w:rsidRPr="00FA07CB" w:rsidRDefault="00FA07CB" w:rsidP="00FA07CB">
            <w:pPr>
              <w:widowControl/>
              <w:jc w:val="left"/>
              <w:rPr>
                <w:rFonts w:cs="宋体"/>
                <w:color w:val="000000"/>
                <w:sz w:val="24"/>
              </w:rPr>
            </w:pPr>
            <w:r w:rsidRPr="00FA07CB">
              <w:rPr>
                <w:rFonts w:cs="宋体"/>
                <w:color w:val="000000"/>
                <w:sz w:val="24"/>
              </w:rPr>
              <w:t>}</w:t>
            </w:r>
          </w:p>
          <w:p w:rsidR="00FA07CB" w:rsidRPr="00FA07CB" w:rsidRDefault="00FA07CB" w:rsidP="00FA07CB">
            <w:pPr>
              <w:widowControl/>
              <w:jc w:val="left"/>
              <w:rPr>
                <w:rFonts w:cs="宋体"/>
                <w:color w:val="000000"/>
                <w:sz w:val="24"/>
              </w:rPr>
            </w:pPr>
            <w:r w:rsidRPr="00FA07CB">
              <w:rPr>
                <w:rFonts w:cs="宋体"/>
                <w:color w:val="000000"/>
                <w:sz w:val="24"/>
              </w:rPr>
              <w:t xml:space="preserve">class </w:t>
            </w:r>
            <w:r>
              <w:rPr>
                <w:rFonts w:cs="宋体" w:hint="eastAsia"/>
                <w:color w:val="000000"/>
                <w:sz w:val="24"/>
              </w:rPr>
              <w:t xml:space="preserve">User </w:t>
            </w:r>
            <w:r w:rsidRPr="00FA07CB">
              <w:rPr>
                <w:rFonts w:cs="宋体"/>
                <w:color w:val="000000"/>
                <w:sz w:val="24"/>
              </w:rPr>
              <w:t>extends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public </w:t>
            </w:r>
            <w:r>
              <w:rPr>
                <w:rFonts w:cs="宋体" w:hint="eastAsia"/>
                <w:color w:val="000000"/>
                <w:sz w:val="24"/>
              </w:rPr>
              <w:t xml:space="preserve">User </w:t>
            </w:r>
            <w:r w:rsidRPr="00FA07CB">
              <w:rPr>
                <w:rFonts w:cs="宋体"/>
                <w:color w:val="000000"/>
                <w:sz w:val="24"/>
              </w:rPr>
              <w:t>() {</w:t>
            </w:r>
          </w:p>
          <w:p w:rsidR="00FA07CB" w:rsidRPr="00FA07CB" w:rsidRDefault="00FA07CB" w:rsidP="00FA07CB">
            <w:pPr>
              <w:widowControl/>
              <w:jc w:val="left"/>
              <w:rPr>
                <w:rFonts w:cs="宋体"/>
                <w:color w:val="000000"/>
                <w:sz w:val="24"/>
              </w:rPr>
            </w:pPr>
            <w:r w:rsidRPr="00FA07CB">
              <w:rPr>
                <w:rFonts w:cs="宋体"/>
                <w:color w:val="000000"/>
                <w:sz w:val="24"/>
              </w:rPr>
              <w:t xml:space="preserve">    }</w:t>
            </w:r>
          </w:p>
          <w:p w:rsidR="00FA07CB" w:rsidRDefault="00FA07CB" w:rsidP="00FA07CB">
            <w:pPr>
              <w:widowControl/>
              <w:jc w:val="left"/>
              <w:rPr>
                <w:rFonts w:cs="宋体"/>
                <w:color w:val="000000"/>
                <w:sz w:val="24"/>
              </w:rPr>
            </w:pPr>
            <w:r w:rsidRPr="00FA07CB">
              <w:rPr>
                <w:rFonts w:cs="宋体"/>
                <w:color w:val="000000"/>
                <w:sz w:val="24"/>
              </w:rPr>
              <w:t>}</w:t>
            </w:r>
          </w:p>
          <w:p w:rsidR="00FA07CB" w:rsidRPr="00FA07CB" w:rsidRDefault="00FA07CB" w:rsidP="00FA07CB">
            <w:pPr>
              <w:widowControl/>
              <w:jc w:val="left"/>
              <w:rPr>
                <w:rFonts w:cs="宋体"/>
                <w:color w:val="000000"/>
                <w:sz w:val="24"/>
              </w:rPr>
            </w:pPr>
            <w:r w:rsidRPr="00FA07CB">
              <w:rPr>
                <w:rFonts w:cs="宋体"/>
                <w:color w:val="000000"/>
                <w:sz w:val="24"/>
              </w:rPr>
              <w:t xml:space="preserve">class </w:t>
            </w:r>
            <w:r>
              <w:rPr>
                <w:rFonts w:cs="宋体" w:hint="eastAsia"/>
                <w:color w:val="000000"/>
                <w:sz w:val="24"/>
              </w:rPr>
              <w:t xml:space="preserve">Tester </w:t>
            </w:r>
            <w:r w:rsidRPr="00FA07CB">
              <w:rPr>
                <w:rFonts w:cs="宋体"/>
                <w:color w:val="000000"/>
                <w:sz w:val="24"/>
              </w:rPr>
              <w:t>extends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public </w:t>
            </w:r>
            <w:r>
              <w:rPr>
                <w:rFonts w:cs="宋体" w:hint="eastAsia"/>
                <w:color w:val="000000"/>
                <w:sz w:val="24"/>
              </w:rPr>
              <w:t xml:space="preserve">Tester </w:t>
            </w:r>
            <w:r w:rsidRPr="00FA07CB">
              <w:rPr>
                <w:rFonts w:cs="宋体"/>
                <w:color w:val="000000"/>
                <w:sz w:val="24"/>
              </w:rPr>
              <w:t>() {</w:t>
            </w:r>
          </w:p>
          <w:p w:rsidR="00FA07CB" w:rsidRPr="00FA07CB" w:rsidRDefault="00FA07CB" w:rsidP="00FA07CB">
            <w:pPr>
              <w:widowControl/>
              <w:jc w:val="left"/>
              <w:rPr>
                <w:rFonts w:cs="宋体"/>
                <w:color w:val="000000"/>
                <w:sz w:val="24"/>
              </w:rPr>
            </w:pPr>
            <w:r w:rsidRPr="00FA07CB">
              <w:rPr>
                <w:rFonts w:cs="宋体"/>
                <w:color w:val="000000"/>
                <w:sz w:val="24"/>
              </w:rPr>
              <w:t xml:space="preserve">    }</w:t>
            </w:r>
          </w:p>
          <w:p w:rsidR="00FA07CB" w:rsidRPr="00FA07CB" w:rsidRDefault="00FA07CB" w:rsidP="00FA07CB">
            <w:pPr>
              <w:widowControl/>
              <w:jc w:val="left"/>
              <w:rPr>
                <w:rFonts w:cs="宋体"/>
                <w:color w:val="000000"/>
                <w:sz w:val="24"/>
              </w:rPr>
            </w:pPr>
            <w:r w:rsidRPr="00FA07CB">
              <w:rPr>
                <w:rFonts w:cs="宋体"/>
                <w:color w:val="000000"/>
                <w:sz w:val="24"/>
              </w:rPr>
              <w:t>}</w:t>
            </w:r>
          </w:p>
        </w:tc>
      </w:tr>
    </w:tbl>
    <w:p w:rsidR="00556E82" w:rsidRDefault="00556E82" w:rsidP="00E51385">
      <w:pPr>
        <w:widowControl/>
        <w:ind w:firstLine="424"/>
        <w:jc w:val="left"/>
        <w:rPr>
          <w:rFonts w:cs="宋体"/>
          <w:color w:val="000000"/>
          <w:sz w:val="24"/>
        </w:rPr>
      </w:pPr>
      <w:proofErr w:type="gramStart"/>
      <w:r w:rsidRPr="00316D2B">
        <w:rPr>
          <w:rFonts w:cs="宋体" w:hint="eastAsia"/>
          <w:color w:val="000000"/>
          <w:sz w:val="24"/>
        </w:rPr>
        <w:t>建立类并将</w:t>
      </w:r>
      <w:proofErr w:type="gramEnd"/>
      <w:r w:rsidRPr="00316D2B">
        <w:rPr>
          <w:rFonts w:cs="宋体" w:hint="eastAsia"/>
          <w:color w:val="000000"/>
          <w:sz w:val="24"/>
        </w:rPr>
        <w:t>数据存入后，当我们需要新增食物属性时，我们可以直接在食物的类里定义新的属性和对应的方法。当我们需要查询食物信息时，我们有三种查询方式：</w:t>
      </w:r>
      <w:r w:rsidRPr="00316D2B">
        <w:rPr>
          <w:rFonts w:cs="宋体" w:hint="eastAsia"/>
          <w:color w:val="000000"/>
          <w:sz w:val="24"/>
        </w:rPr>
        <w:t>QBE</w:t>
      </w:r>
      <w:r w:rsidRPr="00316D2B">
        <w:rPr>
          <w:rFonts w:cs="宋体" w:hint="eastAsia"/>
          <w:color w:val="000000"/>
          <w:sz w:val="24"/>
        </w:rPr>
        <w:t>（</w:t>
      </w:r>
      <w:r w:rsidRPr="00316D2B">
        <w:rPr>
          <w:rFonts w:cs="宋体" w:hint="eastAsia"/>
          <w:color w:val="000000"/>
          <w:sz w:val="24"/>
        </w:rPr>
        <w:t>Query by Example</w:t>
      </w:r>
      <w:r w:rsidRPr="00316D2B">
        <w:rPr>
          <w:rFonts w:cs="宋体" w:hint="eastAsia"/>
          <w:color w:val="000000"/>
          <w:sz w:val="24"/>
        </w:rPr>
        <w:t>）、</w:t>
      </w:r>
      <w:r w:rsidRPr="00316D2B">
        <w:rPr>
          <w:rFonts w:cs="宋体" w:hint="eastAsia"/>
          <w:color w:val="000000"/>
          <w:sz w:val="24"/>
        </w:rPr>
        <w:t>NQ</w:t>
      </w:r>
      <w:r w:rsidRPr="00316D2B">
        <w:rPr>
          <w:rFonts w:cs="宋体" w:hint="eastAsia"/>
          <w:color w:val="000000"/>
          <w:sz w:val="24"/>
        </w:rPr>
        <w:t>（</w:t>
      </w:r>
      <w:r w:rsidRPr="00316D2B">
        <w:rPr>
          <w:rFonts w:cs="宋体" w:hint="eastAsia"/>
          <w:color w:val="000000"/>
          <w:sz w:val="24"/>
        </w:rPr>
        <w:t>Native Queries</w:t>
      </w:r>
      <w:r w:rsidRPr="00316D2B">
        <w:rPr>
          <w:rFonts w:cs="宋体" w:hint="eastAsia"/>
          <w:color w:val="000000"/>
          <w:sz w:val="24"/>
        </w:rPr>
        <w:t>）、</w:t>
      </w:r>
      <w:r w:rsidRPr="00316D2B">
        <w:rPr>
          <w:rFonts w:cs="宋体" w:hint="eastAsia"/>
          <w:color w:val="000000"/>
          <w:sz w:val="24"/>
        </w:rPr>
        <w:t>SODA</w:t>
      </w:r>
      <w:r w:rsidRPr="00316D2B">
        <w:rPr>
          <w:rFonts w:cs="宋体" w:hint="eastAsia"/>
          <w:color w:val="000000"/>
          <w:sz w:val="24"/>
        </w:rPr>
        <w:t>（</w:t>
      </w:r>
      <w:r w:rsidRPr="00316D2B">
        <w:rPr>
          <w:rFonts w:cs="宋体" w:hint="eastAsia"/>
          <w:color w:val="000000"/>
          <w:sz w:val="24"/>
        </w:rPr>
        <w:t>Simple Object Database Access</w:t>
      </w:r>
      <w:r w:rsidRPr="00316D2B">
        <w:rPr>
          <w:rFonts w:cs="宋体" w:hint="eastAsia"/>
          <w:color w:val="000000"/>
          <w:sz w:val="24"/>
        </w:rPr>
        <w:t>）。</w:t>
      </w:r>
      <w:r w:rsidRPr="00316D2B">
        <w:rPr>
          <w:rFonts w:cs="宋体" w:hint="eastAsia"/>
          <w:color w:val="000000"/>
          <w:sz w:val="24"/>
        </w:rPr>
        <w:t xml:space="preserve">QBE </w:t>
      </w:r>
      <w:r w:rsidRPr="00316D2B">
        <w:rPr>
          <w:rFonts w:cs="宋体" w:hint="eastAsia"/>
          <w:color w:val="000000"/>
          <w:sz w:val="24"/>
        </w:rPr>
        <w:t>标准是由</w:t>
      </w:r>
      <w:r w:rsidRPr="00316D2B">
        <w:rPr>
          <w:rFonts w:cs="宋体" w:hint="eastAsia"/>
          <w:color w:val="000000"/>
          <w:sz w:val="24"/>
        </w:rPr>
        <w:t>IBM</w:t>
      </w:r>
      <w:r w:rsidRPr="00316D2B">
        <w:rPr>
          <w:rFonts w:cs="宋体" w:hint="eastAsia"/>
          <w:color w:val="000000"/>
          <w:sz w:val="24"/>
        </w:rPr>
        <w:t>提供的，是一种比较传统成熟的查询。</w:t>
      </w:r>
      <w:r w:rsidRPr="00316D2B">
        <w:rPr>
          <w:rFonts w:cs="宋体" w:hint="eastAsia"/>
          <w:color w:val="000000"/>
          <w:sz w:val="24"/>
        </w:rPr>
        <w:t>SODA</w:t>
      </w:r>
      <w:r w:rsidRPr="00316D2B">
        <w:rPr>
          <w:rFonts w:cs="宋体" w:hint="eastAsia"/>
          <w:color w:val="000000"/>
          <w:sz w:val="24"/>
        </w:rPr>
        <w:t>是</w:t>
      </w:r>
      <w:r w:rsidRPr="00316D2B">
        <w:rPr>
          <w:rFonts w:cs="宋体" w:hint="eastAsia"/>
          <w:color w:val="000000"/>
          <w:sz w:val="24"/>
        </w:rPr>
        <w:t xml:space="preserve"> db4o </w:t>
      </w:r>
      <w:proofErr w:type="gramStart"/>
      <w:r w:rsidRPr="00316D2B">
        <w:rPr>
          <w:rFonts w:cs="宋体" w:hint="eastAsia"/>
          <w:color w:val="000000"/>
          <w:sz w:val="24"/>
        </w:rPr>
        <w:t>最</w:t>
      </w:r>
      <w:proofErr w:type="gramEnd"/>
      <w:r w:rsidRPr="00316D2B">
        <w:rPr>
          <w:rFonts w:cs="宋体" w:hint="eastAsia"/>
          <w:color w:val="000000"/>
          <w:sz w:val="24"/>
        </w:rPr>
        <w:t>底层的查询</w:t>
      </w:r>
      <w:r w:rsidRPr="00316D2B">
        <w:rPr>
          <w:rFonts w:cs="宋体" w:hint="eastAsia"/>
          <w:color w:val="000000"/>
          <w:sz w:val="24"/>
        </w:rPr>
        <w:t xml:space="preserve"> API</w:t>
      </w:r>
      <w:r w:rsidRPr="00316D2B">
        <w:rPr>
          <w:rFonts w:cs="宋体" w:hint="eastAsia"/>
          <w:color w:val="000000"/>
          <w:sz w:val="24"/>
        </w:rPr>
        <w:t>，虽然写起来较麻烦，但当遇到动态生成查询的时候</w:t>
      </w:r>
      <w:r w:rsidRPr="00316D2B">
        <w:rPr>
          <w:rFonts w:cs="宋体" w:hint="eastAsia"/>
          <w:color w:val="000000"/>
          <w:sz w:val="24"/>
        </w:rPr>
        <w:t xml:space="preserve"> SODA </w:t>
      </w:r>
      <w:r w:rsidRPr="00316D2B">
        <w:rPr>
          <w:rFonts w:cs="宋体" w:hint="eastAsia"/>
          <w:color w:val="000000"/>
          <w:sz w:val="24"/>
        </w:rPr>
        <w:t>实在非常高效。</w:t>
      </w:r>
      <w:commentRangeStart w:id="50"/>
      <w:r w:rsidRPr="00316D2B">
        <w:rPr>
          <w:rFonts w:cs="宋体" w:hint="eastAsia"/>
          <w:color w:val="000000"/>
          <w:sz w:val="24"/>
        </w:rPr>
        <w:t>db4o</w:t>
      </w:r>
      <w:commentRangeEnd w:id="50"/>
      <w:r w:rsidRPr="00316D2B">
        <w:rPr>
          <w:rFonts w:cs="宋体"/>
          <w:color w:val="000000"/>
          <w:sz w:val="24"/>
        </w:rPr>
        <w:commentReference w:id="50"/>
      </w:r>
      <w:r w:rsidRPr="00316D2B">
        <w:rPr>
          <w:rFonts w:cs="宋体" w:hint="eastAsia"/>
          <w:color w:val="000000"/>
          <w:sz w:val="24"/>
        </w:rPr>
        <w:t xml:space="preserve"> </w:t>
      </w:r>
      <w:r w:rsidRPr="00316D2B">
        <w:rPr>
          <w:rFonts w:cs="宋体" w:hint="eastAsia"/>
          <w:color w:val="000000"/>
          <w:sz w:val="24"/>
        </w:rPr>
        <w:t>更推荐使用</w:t>
      </w:r>
      <w:r w:rsidRPr="00316D2B">
        <w:rPr>
          <w:rFonts w:cs="宋体" w:hint="eastAsia"/>
          <w:color w:val="000000"/>
          <w:sz w:val="24"/>
        </w:rPr>
        <w:t xml:space="preserve"> NQ </w:t>
      </w:r>
      <w:r w:rsidRPr="00316D2B">
        <w:rPr>
          <w:rFonts w:cs="宋体" w:hint="eastAsia"/>
          <w:color w:val="000000"/>
          <w:sz w:val="24"/>
        </w:rPr>
        <w:t>进行查询，</w:t>
      </w:r>
      <w:r w:rsidRPr="00316D2B">
        <w:rPr>
          <w:rFonts w:cs="宋体" w:hint="eastAsia"/>
          <w:color w:val="000000"/>
          <w:sz w:val="24"/>
        </w:rPr>
        <w:t xml:space="preserve">NQ </w:t>
      </w:r>
      <w:r w:rsidRPr="00316D2B">
        <w:rPr>
          <w:rFonts w:cs="宋体" w:hint="eastAsia"/>
          <w:color w:val="000000"/>
          <w:sz w:val="24"/>
        </w:rPr>
        <w:t>方式支持原生语言，也就是说，我们可以直接使用</w:t>
      </w:r>
      <w:r w:rsidRPr="00316D2B">
        <w:rPr>
          <w:rFonts w:cs="宋体" w:hint="eastAsia"/>
          <w:color w:val="000000"/>
          <w:sz w:val="24"/>
        </w:rPr>
        <w:t>java</w:t>
      </w:r>
      <w:r w:rsidRPr="00316D2B">
        <w:rPr>
          <w:rFonts w:cs="宋体" w:hint="eastAsia"/>
          <w:color w:val="000000"/>
          <w:sz w:val="24"/>
        </w:rPr>
        <w:t>或者</w:t>
      </w:r>
      <w:r w:rsidRPr="00316D2B">
        <w:rPr>
          <w:rFonts w:cs="宋体"/>
          <w:color w:val="000000"/>
          <w:sz w:val="24"/>
        </w:rPr>
        <w:t>.NET</w:t>
      </w:r>
      <w:r w:rsidRPr="00316D2B">
        <w:rPr>
          <w:rFonts w:cs="宋体" w:hint="eastAsia"/>
          <w:color w:val="000000"/>
          <w:sz w:val="24"/>
        </w:rPr>
        <w:t>来写数据库查询语句，这无疑非常方便。但我们也需要注意，</w:t>
      </w:r>
      <w:r w:rsidRPr="00316D2B">
        <w:rPr>
          <w:rFonts w:cs="宋体" w:hint="eastAsia"/>
          <w:color w:val="000000"/>
          <w:sz w:val="24"/>
        </w:rPr>
        <w:t>NQ</w:t>
      </w:r>
      <w:r w:rsidRPr="00316D2B">
        <w:rPr>
          <w:rFonts w:cs="宋体" w:hint="eastAsia"/>
          <w:color w:val="000000"/>
          <w:sz w:val="24"/>
        </w:rPr>
        <w:t>的本质是转换接口，数据库实现内部还是会设法把</w:t>
      </w:r>
      <w:r w:rsidRPr="00316D2B">
        <w:rPr>
          <w:rFonts w:cs="宋体" w:hint="eastAsia"/>
          <w:color w:val="000000"/>
          <w:sz w:val="24"/>
        </w:rPr>
        <w:t>NQ</w:t>
      </w:r>
      <w:r w:rsidRPr="00316D2B">
        <w:rPr>
          <w:rFonts w:cs="宋体" w:hint="eastAsia"/>
          <w:color w:val="000000"/>
          <w:sz w:val="24"/>
        </w:rPr>
        <w:t>转换为</w:t>
      </w:r>
      <w:r w:rsidRPr="00316D2B">
        <w:rPr>
          <w:rFonts w:cs="宋体" w:hint="eastAsia"/>
          <w:color w:val="000000"/>
          <w:sz w:val="24"/>
        </w:rPr>
        <w:t>SODA</w:t>
      </w:r>
      <w:r w:rsidRPr="00316D2B">
        <w:rPr>
          <w:rFonts w:cs="宋体" w:hint="eastAsia"/>
          <w:color w:val="000000"/>
          <w:sz w:val="24"/>
        </w:rPr>
        <w:t>。这种转换大多数情况下是成功的，但当有些查询表达式的流向</w:t>
      </w:r>
      <w:proofErr w:type="gramStart"/>
      <w:r w:rsidRPr="00316D2B">
        <w:rPr>
          <w:rFonts w:cs="宋体" w:hint="eastAsia"/>
          <w:color w:val="000000"/>
          <w:sz w:val="24"/>
        </w:rPr>
        <w:t>图非常</w:t>
      </w:r>
      <w:proofErr w:type="gramEnd"/>
      <w:r w:rsidRPr="00316D2B">
        <w:rPr>
          <w:rFonts w:cs="宋体" w:hint="eastAsia"/>
          <w:color w:val="000000"/>
          <w:sz w:val="24"/>
        </w:rPr>
        <w:t>难于分析时，</w:t>
      </w:r>
      <w:r w:rsidRPr="00316D2B">
        <w:rPr>
          <w:rFonts w:cs="宋体" w:hint="eastAsia"/>
          <w:color w:val="000000"/>
          <w:sz w:val="24"/>
        </w:rPr>
        <w:t xml:space="preserve">db4o </w:t>
      </w:r>
      <w:r w:rsidRPr="00316D2B">
        <w:rPr>
          <w:rFonts w:cs="宋体" w:hint="eastAsia"/>
          <w:color w:val="000000"/>
          <w:sz w:val="24"/>
        </w:rPr>
        <w:t>将不得不实例化一些持久对象来真实地运行</w:t>
      </w:r>
      <w:r w:rsidRPr="00316D2B">
        <w:rPr>
          <w:rFonts w:cs="宋体" w:hint="eastAsia"/>
          <w:color w:val="000000"/>
          <w:sz w:val="24"/>
        </w:rPr>
        <w:t xml:space="preserve"> NQ </w:t>
      </w:r>
      <w:r w:rsidRPr="00316D2B">
        <w:rPr>
          <w:rFonts w:cs="宋体" w:hint="eastAsia"/>
          <w:color w:val="000000"/>
          <w:sz w:val="24"/>
        </w:rPr>
        <w:t>表达式。这个过程会影响性能。我在示例开发中使用的是</w:t>
      </w:r>
      <w:proofErr w:type="gramStart"/>
      <w:r w:rsidRPr="00316D2B">
        <w:rPr>
          <w:rFonts w:cs="宋体" w:hint="eastAsia"/>
          <w:color w:val="000000"/>
          <w:sz w:val="24"/>
        </w:rPr>
        <w:t>最</w:t>
      </w:r>
      <w:proofErr w:type="gramEnd"/>
      <w:r w:rsidRPr="00316D2B">
        <w:rPr>
          <w:rFonts w:cs="宋体" w:hint="eastAsia"/>
          <w:color w:val="000000"/>
          <w:sz w:val="24"/>
        </w:rPr>
        <w:t>特色的</w:t>
      </w:r>
      <w:r w:rsidRPr="00316D2B">
        <w:rPr>
          <w:rFonts w:cs="宋体" w:hint="eastAsia"/>
          <w:color w:val="000000"/>
          <w:sz w:val="24"/>
        </w:rPr>
        <w:t>NQ</w:t>
      </w:r>
      <w:r w:rsidRPr="00316D2B">
        <w:rPr>
          <w:rFonts w:cs="宋体" w:hint="eastAsia"/>
          <w:color w:val="000000"/>
          <w:sz w:val="24"/>
        </w:rPr>
        <w:t>方法。</w:t>
      </w:r>
    </w:p>
    <w:tbl>
      <w:tblPr>
        <w:tblStyle w:val="ad"/>
        <w:tblW w:w="0" w:type="auto"/>
        <w:tblLook w:val="04A0" w:firstRow="1" w:lastRow="0" w:firstColumn="1" w:lastColumn="0" w:noHBand="0" w:noVBand="1"/>
      </w:tblPr>
      <w:tblGrid>
        <w:gridCol w:w="8607"/>
      </w:tblGrid>
      <w:tr w:rsidR="00555FD5" w:rsidTr="00555FD5">
        <w:tc>
          <w:tcPr>
            <w:tcW w:w="8607" w:type="dxa"/>
          </w:tcPr>
          <w:p w:rsidR="00555FD5" w:rsidRDefault="00555FD5" w:rsidP="00E51385">
            <w:pPr>
              <w:widowControl/>
              <w:jc w:val="left"/>
              <w:rPr>
                <w:rFonts w:cs="宋体"/>
                <w:color w:val="000000"/>
                <w:sz w:val="24"/>
              </w:rPr>
            </w:pPr>
            <w:r>
              <w:rPr>
                <w:rFonts w:cs="宋体" w:hint="eastAsia"/>
                <w:color w:val="000000"/>
                <w:sz w:val="24"/>
              </w:rPr>
              <w:t>//SODA</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testSODAQuery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.constrain</w:t>
            </w:r>
            <w:proofErr w:type="spellEnd"/>
            <w:r>
              <w:rPr>
                <w:rFonts w:ascii="Consolas" w:hAnsi="Consolas" w:cs="Consolas"/>
                <w:color w:val="000000"/>
                <w:kern w:val="0"/>
                <w:sz w:val="20"/>
              </w:rPr>
              <w:t>(</w:t>
            </w:r>
            <w:proofErr w:type="spellStart"/>
            <w:r>
              <w:rPr>
                <w:rFonts w:ascii="Consolas" w:hAnsi="Consolas" w:cs="Consolas"/>
                <w:color w:val="000000"/>
                <w:kern w:val="0"/>
                <w:sz w:val="20"/>
              </w:rPr>
              <w:t>InstantNoodles.</w:t>
            </w:r>
            <w:r>
              <w:rPr>
                <w:rFonts w:ascii="Consolas" w:hAnsi="Consolas" w:cs="Consolas"/>
                <w:b/>
                <w:bCs/>
                <w:color w:val="7F0055"/>
                <w:kern w:val="0"/>
                <w:sz w:val="20"/>
              </w:rPr>
              <w:t>class</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idQuery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"name"</w:t>
            </w:r>
            <w:r>
              <w:rPr>
                <w:rFonts w:ascii="Consolas" w:hAnsi="Consolas" w:cs="Consolas"/>
                <w:color w:val="000000"/>
                <w:kern w:val="0"/>
                <w:sz w:val="20"/>
              </w:rPr>
              <w:t>).constrain(</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).or(</w:t>
            </w:r>
            <w:r>
              <w:rPr>
                <w:rFonts w:ascii="Consolas" w:hAnsi="Consolas" w:cs="Consolas"/>
                <w:color w:val="6A3E3E"/>
                <w:kern w:val="0"/>
                <w:sz w:val="20"/>
              </w:rPr>
              <w:t>idQuery</w:t>
            </w:r>
            <w:r>
              <w:rPr>
                <w:rFonts w:ascii="Consolas" w:hAnsi="Consolas" w:cs="Consolas"/>
                <w:color w:val="000000"/>
                <w:kern w:val="0"/>
                <w:sz w:val="20"/>
              </w:rPr>
              <w:t>.constrain(2).greater().and(</w:t>
            </w:r>
            <w:r>
              <w:rPr>
                <w:rFonts w:ascii="Consolas" w:hAnsi="Consolas" w:cs="Consolas"/>
                <w:color w:val="6A3E3E"/>
                <w:kern w:val="0"/>
                <w:sz w:val="20"/>
              </w:rPr>
              <w:t>idQuery</w:t>
            </w:r>
            <w:r>
              <w:rPr>
                <w:rFonts w:ascii="Consolas" w:hAnsi="Consolas" w:cs="Consolas"/>
                <w:color w:val="000000"/>
                <w:kern w:val="0"/>
                <w:sz w:val="20"/>
              </w:rPr>
              <w:t>.constrain(4).smaller()));</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ObjectSet</w:t>
            </w:r>
            <w:proofErr w:type="spellEnd"/>
            <w:r>
              <w:rPr>
                <w:rFonts w:ascii="Consolas" w:hAnsi="Consolas" w:cs="Consolas"/>
                <w:color w:val="000000"/>
                <w:kern w:val="0"/>
                <w:sz w:val="20"/>
              </w:rPr>
              <w: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.execute</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r w:rsidR="00555FD5" w:rsidTr="00555FD5">
        <w:tc>
          <w:tcPr>
            <w:tcW w:w="8607" w:type="dxa"/>
          </w:tcPr>
          <w:p w:rsidR="00555FD5" w:rsidRDefault="00555FD5" w:rsidP="00555FD5">
            <w:pPr>
              <w:widowControl/>
              <w:jc w:val="left"/>
              <w:rPr>
                <w:rFonts w:cs="宋体"/>
                <w:color w:val="000000"/>
                <w:sz w:val="24"/>
              </w:rPr>
            </w:pPr>
            <w:r>
              <w:rPr>
                <w:rFonts w:cs="宋体" w:hint="eastAsia"/>
                <w:color w:val="000000"/>
                <w:sz w:val="24"/>
              </w:rPr>
              <w:lastRenderedPageBreak/>
              <w:t>//NQ</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testNQQuery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List&lt;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r>
              <w:rPr>
                <w:rFonts w:ascii="Consolas" w:hAnsi="Consolas" w:cs="Consolas"/>
                <w:b/>
                <w:bCs/>
                <w:color w:val="7F0055"/>
                <w:kern w:val="0"/>
                <w:sz w:val="20"/>
              </w:rPr>
              <w:t>new</w:t>
            </w:r>
            <w:r>
              <w:rPr>
                <w:rFonts w:ascii="Consolas" w:hAnsi="Consolas" w:cs="Consolas"/>
                <w:color w:val="000000"/>
                <w:kern w:val="0"/>
                <w:sz w:val="20"/>
              </w:rPr>
              <w:t xml:space="preserve"> </w:t>
            </w:r>
            <w:r>
              <w:rPr>
                <w:rFonts w:ascii="Consolas" w:hAnsi="Consolas" w:cs="Consolas"/>
                <w:color w:val="000000"/>
                <w:kern w:val="0"/>
                <w:sz w:val="20"/>
                <w:u w:val="single"/>
              </w:rPr>
              <w:t>Predicate&lt;</w:t>
            </w:r>
            <w:proofErr w:type="spellStart"/>
            <w:r>
              <w:rPr>
                <w:rFonts w:ascii="Consolas" w:hAnsi="Consolas" w:cs="Consolas"/>
                <w:color w:val="000000"/>
                <w:kern w:val="0"/>
                <w:sz w:val="20"/>
                <w:u w:val="single"/>
              </w:rPr>
              <w:t>InstantNoodles</w:t>
            </w:r>
            <w:proofErr w:type="spellEnd"/>
            <w:r>
              <w:rPr>
                <w:rFonts w:ascii="Consolas" w:hAnsi="Consolas" w:cs="Consolas"/>
                <w:color w:val="000000"/>
                <w:kern w:val="0"/>
                <w:sz w:val="20"/>
                <w:u w:val="single"/>
              </w:rPr>
              <w:t>&gt;()</w:t>
            </w: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b/>
                <w:bCs/>
                <w:color w:val="7F0055"/>
                <w:kern w:val="0"/>
                <w:sz w:val="20"/>
              </w:rPr>
              <w:t>boolean</w:t>
            </w:r>
            <w:proofErr w:type="spellEnd"/>
            <w:r>
              <w:rPr>
                <w:rFonts w:ascii="Consolas" w:hAnsi="Consolas" w:cs="Consolas"/>
                <w:color w:val="000000"/>
                <w:kern w:val="0"/>
                <w:sz w:val="20"/>
              </w:rPr>
              <w:t xml:space="preserve"> match(</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istn</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return</w:t>
            </w:r>
            <w:r>
              <w:rPr>
                <w:rFonts w:ascii="Consolas" w:hAnsi="Consolas" w:cs="Consolas"/>
                <w:color w:val="000000"/>
                <w:kern w:val="0"/>
                <w:sz w:val="20"/>
              </w:rPr>
              <w:t xml:space="preserve">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&gt; 1002 &amp;&amp;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&lt; 1004 || </w:t>
            </w:r>
            <w:proofErr w:type="spellStart"/>
            <w:r>
              <w:rPr>
                <w:rFonts w:ascii="Consolas" w:hAnsi="Consolas" w:cs="Consolas"/>
                <w:color w:val="6A3E3E"/>
                <w:kern w:val="0"/>
                <w:sz w:val="20"/>
              </w:rPr>
              <w:t>istn</w:t>
            </w:r>
            <w:r>
              <w:rPr>
                <w:rFonts w:ascii="Consolas" w:hAnsi="Consolas" w:cs="Consolas"/>
                <w:color w:val="000000"/>
                <w:kern w:val="0"/>
                <w:sz w:val="20"/>
              </w:rPr>
              <w:t>.getName</w:t>
            </w:r>
            <w:proofErr w:type="spellEnd"/>
            <w:r>
              <w:rPr>
                <w:rFonts w:ascii="Consolas" w:hAnsi="Consolas" w:cs="Consolas"/>
                <w:color w:val="000000"/>
                <w:kern w:val="0"/>
                <w:sz w:val="20"/>
              </w:rPr>
              <w:t>().equals(</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555FD5">
            <w:pPr>
              <w:widowControl/>
              <w:jc w:val="left"/>
              <w:rPr>
                <w:rFonts w:cs="宋体"/>
                <w:color w:val="000000"/>
                <w:sz w:val="24"/>
              </w:rPr>
            </w:pPr>
            <w:r>
              <w:rPr>
                <w:rFonts w:ascii="Consolas" w:hAnsi="Consolas" w:cs="Consolas"/>
                <w:color w:val="000000"/>
                <w:kern w:val="0"/>
                <w:sz w:val="20"/>
              </w:rPr>
              <w:t xml:space="preserve">    }</w:t>
            </w:r>
          </w:p>
          <w:p w:rsidR="00555FD5" w:rsidRDefault="00555FD5" w:rsidP="00E51385">
            <w:pPr>
              <w:widowControl/>
              <w:jc w:val="left"/>
              <w:rPr>
                <w:rFonts w:cs="宋体"/>
                <w:color w:val="000000"/>
                <w:sz w:val="24"/>
              </w:rPr>
            </w:pPr>
          </w:p>
        </w:tc>
      </w:tr>
    </w:tbl>
    <w:p w:rsidR="00DF1F19" w:rsidRPr="00316D2B" w:rsidRDefault="00DF1F19" w:rsidP="00E51385">
      <w:pPr>
        <w:widowControl/>
        <w:ind w:firstLine="424"/>
        <w:jc w:val="left"/>
        <w:rPr>
          <w:rFonts w:cs="宋体"/>
          <w:color w:val="000000"/>
          <w:sz w:val="24"/>
        </w:rPr>
      </w:pPr>
    </w:p>
    <w:p w:rsidR="00D54EBC" w:rsidRDefault="00DC19D4" w:rsidP="00DC19D4">
      <w:pPr>
        <w:pStyle w:val="3"/>
        <w:spacing w:before="120" w:after="120"/>
      </w:pPr>
      <w:bookmarkStart w:id="51" w:name="_Toc514684424"/>
      <w:proofErr w:type="spellStart"/>
      <w:r w:rsidRPr="009E4D18">
        <w:rPr>
          <w:rFonts w:hint="eastAsia"/>
        </w:rPr>
        <w:t>PostgreSQL</w:t>
      </w:r>
      <w:bookmarkEnd w:id="51"/>
      <w:proofErr w:type="spellEnd"/>
    </w:p>
    <w:p w:rsidR="00DC19D4" w:rsidRPr="00316D2B" w:rsidRDefault="00DC19D4" w:rsidP="00316D2B">
      <w:pPr>
        <w:pStyle w:val="wxy0"/>
        <w:spacing w:line="240" w:lineRule="auto"/>
        <w:ind w:firstLineChars="0" w:firstLine="482"/>
      </w:pPr>
      <w:r w:rsidRPr="00316D2B">
        <w:rPr>
          <w:rFonts w:hint="eastAsia"/>
        </w:rPr>
        <w:t>自从</w:t>
      </w:r>
      <w:r w:rsidRPr="00316D2B">
        <w:rPr>
          <w:rFonts w:hint="eastAsia"/>
        </w:rPr>
        <w:t>MySQL</w:t>
      </w:r>
      <w:r w:rsidRPr="00316D2B">
        <w:rPr>
          <w:rFonts w:hint="eastAsia"/>
        </w:rPr>
        <w:t>被</w:t>
      </w:r>
      <w:r w:rsidRPr="00316D2B">
        <w:rPr>
          <w:rFonts w:hint="eastAsia"/>
        </w:rPr>
        <w:t>Oracle</w:t>
      </w:r>
      <w:r w:rsidRPr="00316D2B">
        <w:rPr>
          <w:rFonts w:hint="eastAsia"/>
        </w:rPr>
        <w:t>收购以后，</w:t>
      </w:r>
      <w:proofErr w:type="spellStart"/>
      <w:r w:rsidRPr="00316D2B">
        <w:rPr>
          <w:rFonts w:hint="eastAsia"/>
        </w:rPr>
        <w:t>PostgreSQL</w:t>
      </w:r>
      <w:proofErr w:type="spellEnd"/>
      <w:r w:rsidRPr="00316D2B">
        <w:rPr>
          <w:rFonts w:hint="eastAsia"/>
        </w:rPr>
        <w:t>逐渐成为开源关系型数据库的首选。从苹果即为</w:t>
      </w:r>
      <w:r w:rsidRPr="00316D2B">
        <w:rPr>
          <w:rFonts w:hint="eastAsia"/>
        </w:rPr>
        <w:t xml:space="preserve">MySQL </w:t>
      </w:r>
      <w:r w:rsidRPr="00316D2B">
        <w:rPr>
          <w:rFonts w:hint="eastAsia"/>
        </w:rPr>
        <w:t>转向</w:t>
      </w:r>
      <w:r w:rsidRPr="00316D2B">
        <w:rPr>
          <w:rFonts w:hint="eastAsia"/>
        </w:rPr>
        <w:t xml:space="preserve"> </w:t>
      </w:r>
      <w:proofErr w:type="spellStart"/>
      <w:r w:rsidRPr="00316D2B">
        <w:rPr>
          <w:rFonts w:hint="eastAsia"/>
        </w:rPr>
        <w:t>PostgreSQL</w:t>
      </w:r>
      <w:proofErr w:type="spellEnd"/>
      <w:r w:rsidRPr="00316D2B">
        <w:rPr>
          <w:rFonts w:hint="eastAsia"/>
        </w:rPr>
        <w:t>的代表厂家之一</w:t>
      </w:r>
      <w:r w:rsidRPr="00316D2B">
        <w:t>。</w:t>
      </w:r>
      <w:proofErr w:type="spellStart"/>
      <w:r w:rsidRPr="00316D2B">
        <w:rPr>
          <w:rFonts w:hint="eastAsia"/>
        </w:rPr>
        <w:t>PostgreSQL</w:t>
      </w:r>
      <w:proofErr w:type="spellEnd"/>
      <w:r w:rsidRPr="00316D2B">
        <w:t>是一个自由的对象关系数据库管理系统。</w:t>
      </w:r>
      <w:proofErr w:type="spellStart"/>
      <w:r w:rsidRPr="00316D2B">
        <w:rPr>
          <w:rFonts w:hint="eastAsia"/>
        </w:rPr>
        <w:t>PostgreSQL</w:t>
      </w:r>
      <w:proofErr w:type="spellEnd"/>
      <w:r w:rsidRPr="00316D2B">
        <w:rPr>
          <w:rFonts w:hint="eastAsia"/>
        </w:rPr>
        <w:t>支持大部分</w:t>
      </w:r>
      <w:r w:rsidRPr="00316D2B">
        <w:rPr>
          <w:rFonts w:hint="eastAsia"/>
        </w:rPr>
        <w:t>SQL</w:t>
      </w:r>
      <w:r w:rsidRPr="00316D2B">
        <w:rPr>
          <w:rFonts w:hint="eastAsia"/>
        </w:rPr>
        <w:t>标准</w:t>
      </w:r>
      <w:r w:rsidRPr="00316D2B">
        <w:rPr>
          <w:rFonts w:hint="eastAsia"/>
        </w:rPr>
        <w:t>,</w:t>
      </w:r>
      <w:r w:rsidRPr="00316D2B">
        <w:t>支持几乎所有</w:t>
      </w:r>
      <w:r w:rsidRPr="00316D2B">
        <w:t xml:space="preserve"> SQL</w:t>
      </w:r>
      <w:hyperlink r:id="rId20" w:tgtFrame="_blank" w:history="1">
        <w:r w:rsidRPr="00316D2B">
          <w:t>构件</w:t>
        </w:r>
      </w:hyperlink>
      <w:r w:rsidRPr="00316D2B">
        <w:t>（包括</w:t>
      </w:r>
      <w:hyperlink r:id="rId21" w:tgtFrame="_blank" w:history="1">
        <w:r w:rsidRPr="00316D2B">
          <w:t>子查询</w:t>
        </w:r>
      </w:hyperlink>
      <w:r w:rsidRPr="00316D2B">
        <w:t>，事务和用户定义类型和函数）</w:t>
      </w:r>
      <w:r w:rsidRPr="00316D2B">
        <w:rPr>
          <w:rFonts w:hint="eastAsia"/>
        </w:rPr>
        <w:t>并且提供了许多其他现代特性：复杂查询、外键、触发器、视图、事务完整性、</w:t>
      </w:r>
      <w:r w:rsidRPr="00316D2B">
        <w:rPr>
          <w:rFonts w:hint="eastAsia"/>
        </w:rPr>
        <w:t>MVCC</w:t>
      </w:r>
      <w:r w:rsidRPr="00316D2B">
        <w:rPr>
          <w:rFonts w:hint="eastAsia"/>
        </w:rPr>
        <w:t>。同样，</w:t>
      </w:r>
      <w:proofErr w:type="spellStart"/>
      <w:r w:rsidRPr="00316D2B">
        <w:rPr>
          <w:rFonts w:hint="eastAsia"/>
        </w:rPr>
        <w:t>PostgreSQL</w:t>
      </w:r>
      <w:proofErr w:type="spellEnd"/>
      <w:r w:rsidRPr="00316D2B">
        <w:rPr>
          <w:rFonts w:hint="eastAsia"/>
        </w:rPr>
        <w:t xml:space="preserve"> </w:t>
      </w:r>
      <w:r w:rsidRPr="00316D2B">
        <w:rPr>
          <w:rFonts w:hint="eastAsia"/>
        </w:rPr>
        <w:t>可以用许多方法扩展，比如，</w:t>
      </w:r>
      <w:r w:rsidRPr="00316D2B">
        <w:rPr>
          <w:rFonts w:hint="eastAsia"/>
        </w:rPr>
        <w:t xml:space="preserve"> </w:t>
      </w:r>
      <w:r w:rsidRPr="00316D2B">
        <w:rPr>
          <w:rFonts w:hint="eastAsia"/>
        </w:rPr>
        <w:t>通过增加新的数据类型、函数、操作符、聚集函数、索引方法、过程语言</w:t>
      </w:r>
      <w:r w:rsidRPr="00316D2B">
        <w:t>，</w:t>
      </w:r>
      <w:r w:rsidRPr="00316D2B">
        <w:t xml:space="preserve"> </w:t>
      </w:r>
      <w:r w:rsidRPr="00316D2B">
        <w:t>它可以获得非常广阔范围的开发语言绑定</w:t>
      </w:r>
      <w:r w:rsidRPr="00316D2B">
        <w:t xml:space="preserve"> </w:t>
      </w:r>
      <w:r w:rsidRPr="00316D2B">
        <w:t>（包括</w:t>
      </w:r>
      <w:r w:rsidRPr="00316D2B">
        <w:t xml:space="preserve"> C</w:t>
      </w:r>
      <w:r w:rsidRPr="00316D2B">
        <w:t>，</w:t>
      </w:r>
      <w:r w:rsidRPr="00316D2B">
        <w:t>C++</w:t>
      </w:r>
      <w:r w:rsidRPr="00316D2B">
        <w:t>，</w:t>
      </w:r>
      <w:r w:rsidR="005C3BC6" w:rsidRPr="00316D2B">
        <w:fldChar w:fldCharType="begin"/>
      </w:r>
      <w:r w:rsidR="005C3BC6">
        <w:instrText xml:space="preserve"> HYPERLINK "https://baike.baidu.com/item/Java/85979" \t "_blank" </w:instrText>
      </w:r>
      <w:r w:rsidR="005C3BC6" w:rsidRPr="00316D2B">
        <w:fldChar w:fldCharType="separate"/>
      </w:r>
      <w:r w:rsidRPr="00316D2B">
        <w:t>Java</w:t>
      </w:r>
      <w:r w:rsidR="005C3BC6" w:rsidRPr="00316D2B">
        <w:fldChar w:fldCharType="end"/>
      </w:r>
      <w:r w:rsidRPr="00316D2B">
        <w:t>，</w:t>
      </w:r>
      <w:proofErr w:type="spellStart"/>
      <w:r w:rsidRPr="00316D2B">
        <w:t>perl</w:t>
      </w:r>
      <w:proofErr w:type="spellEnd"/>
      <w:r w:rsidRPr="00316D2B">
        <w:t>，</w:t>
      </w:r>
      <w:proofErr w:type="spellStart"/>
      <w:r w:rsidRPr="00316D2B">
        <w:t>tcl</w:t>
      </w:r>
      <w:proofErr w:type="spellEnd"/>
      <w:r w:rsidRPr="00316D2B">
        <w:t>，和</w:t>
      </w:r>
      <w:r w:rsidRPr="00316D2B">
        <w:t xml:space="preserve"> python</w:t>
      </w:r>
      <w:r w:rsidRPr="00316D2B">
        <w:t>）。</w:t>
      </w:r>
      <w:r w:rsidRPr="00316D2B">
        <w:rPr>
          <w:rFonts w:hint="eastAsia"/>
        </w:rPr>
        <w:t>并且，因为许可证的灵活，任何人都可以以任何目的免费使用、修改、和分发</w:t>
      </w:r>
      <w:r w:rsidRPr="00316D2B">
        <w:rPr>
          <w:rFonts w:hint="eastAsia"/>
        </w:rPr>
        <w:t xml:space="preserve"> </w:t>
      </w:r>
      <w:proofErr w:type="spellStart"/>
      <w:r w:rsidRPr="00316D2B">
        <w:rPr>
          <w:rFonts w:hint="eastAsia"/>
        </w:rPr>
        <w:t>PostgreSQL</w:t>
      </w:r>
      <w:proofErr w:type="spellEnd"/>
      <w:r w:rsidRPr="00316D2B">
        <w:rPr>
          <w:rFonts w:hint="eastAsia"/>
        </w:rPr>
        <w:t>，不管是私用、商用、还是学术研究</w:t>
      </w:r>
      <w:commentRangeStart w:id="52"/>
      <w:r w:rsidRPr="00316D2B">
        <w:rPr>
          <w:rFonts w:hint="eastAsia"/>
        </w:rPr>
        <w:t>使用</w:t>
      </w:r>
      <w:commentRangeEnd w:id="52"/>
      <w:r w:rsidR="00C41660" w:rsidRPr="00316D2B">
        <w:commentReference w:id="52"/>
      </w:r>
      <w:r w:rsidRPr="00316D2B">
        <w:rPr>
          <w:rFonts w:hint="eastAsia"/>
        </w:rPr>
        <w:t>。</w:t>
      </w:r>
    </w:p>
    <w:p w:rsidR="00DC19D4" w:rsidRPr="00DC19D4" w:rsidRDefault="00E51385" w:rsidP="00DC19D4">
      <w:pPr>
        <w:pStyle w:val="wxy0"/>
        <w:ind w:firstLineChars="0" w:firstLine="0"/>
      </w:pPr>
      <w:r>
        <w:rPr>
          <w:rFonts w:hint="eastAsia"/>
        </w:rPr>
        <w:tab/>
      </w:r>
    </w:p>
    <w:p w:rsidR="00DC19D4" w:rsidRPr="00DC19D4" w:rsidRDefault="00DC19D4" w:rsidP="00DC19D4">
      <w:pPr>
        <w:pStyle w:val="wxy0"/>
      </w:pPr>
    </w:p>
    <w:p w:rsidR="00811249" w:rsidRDefault="00DD6169" w:rsidP="00DD6169">
      <w:pPr>
        <w:pStyle w:val="2"/>
        <w:spacing w:before="120" w:after="120"/>
      </w:pPr>
      <w:bookmarkStart w:id="53" w:name="_Toc514684425"/>
      <w:r>
        <w:rPr>
          <w:rFonts w:hint="eastAsia"/>
        </w:rPr>
        <w:t>图数据库</w:t>
      </w:r>
      <w:bookmarkEnd w:id="53"/>
    </w:p>
    <w:p w:rsidR="00C83F0E" w:rsidRPr="00C83F0E" w:rsidRDefault="00C83F0E" w:rsidP="00C83F0E">
      <w:pPr>
        <w:pStyle w:val="3"/>
        <w:spacing w:before="120" w:after="120"/>
      </w:pPr>
      <w:bookmarkStart w:id="54" w:name="_Toc514684426"/>
      <w:r>
        <w:t>概述</w:t>
      </w:r>
      <w:bookmarkEnd w:id="54"/>
    </w:p>
    <w:p w:rsidR="00CB590E" w:rsidRPr="00316D2B" w:rsidRDefault="00CB590E" w:rsidP="00CB590E">
      <w:pPr>
        <w:ind w:firstLine="424"/>
        <w:rPr>
          <w:rFonts w:cs="宋体"/>
          <w:color w:val="000000"/>
          <w:sz w:val="24"/>
        </w:rPr>
      </w:pPr>
      <w:r w:rsidRPr="00316D2B">
        <w:rPr>
          <w:rFonts w:cs="宋体"/>
          <w:color w:val="000000"/>
          <w:sz w:val="24"/>
        </w:rPr>
        <w:t>作为</w:t>
      </w:r>
      <w:proofErr w:type="spellStart"/>
      <w:r w:rsidRPr="00316D2B">
        <w:rPr>
          <w:rFonts w:cs="宋体"/>
          <w:color w:val="000000"/>
          <w:sz w:val="24"/>
        </w:rPr>
        <w:t>NoSQL</w:t>
      </w:r>
      <w:proofErr w:type="spellEnd"/>
      <w:r w:rsidRPr="00316D2B">
        <w:rPr>
          <w:rFonts w:cs="宋体"/>
          <w:color w:val="000000"/>
          <w:sz w:val="24"/>
        </w:rPr>
        <w:t>的一员大将</w:t>
      </w:r>
      <w:r w:rsidRPr="00316D2B">
        <w:rPr>
          <w:rFonts w:cs="宋体" w:hint="eastAsia"/>
          <w:color w:val="000000"/>
          <w:sz w:val="24"/>
        </w:rPr>
        <w:t>，</w:t>
      </w:r>
      <w:r w:rsidRPr="00316D2B">
        <w:rPr>
          <w:rFonts w:cs="宋体"/>
          <w:color w:val="000000"/>
          <w:sz w:val="24"/>
        </w:rPr>
        <w:t>图数据库近几年被广泛的讨论</w:t>
      </w:r>
      <w:r w:rsidRPr="00316D2B">
        <w:rPr>
          <w:rFonts w:cs="宋体" w:hint="eastAsia"/>
          <w:color w:val="000000"/>
          <w:sz w:val="24"/>
        </w:rPr>
        <w:t>，</w:t>
      </w:r>
      <w:r w:rsidRPr="00316D2B">
        <w:rPr>
          <w:rFonts w:cs="宋体"/>
          <w:color w:val="000000"/>
          <w:sz w:val="24"/>
        </w:rPr>
        <w:t>其使用者也逐渐增多</w:t>
      </w:r>
      <w:r w:rsidRPr="00316D2B">
        <w:rPr>
          <w:rFonts w:cs="宋体" w:hint="eastAsia"/>
          <w:color w:val="000000"/>
          <w:sz w:val="24"/>
        </w:rPr>
        <w:t>。</w:t>
      </w:r>
      <w:r w:rsidRPr="00316D2B">
        <w:rPr>
          <w:rFonts w:cs="宋体"/>
          <w:color w:val="000000"/>
          <w:sz w:val="24"/>
        </w:rPr>
        <w:t>在研究过它的思想后</w:t>
      </w:r>
      <w:r w:rsidRPr="00316D2B">
        <w:rPr>
          <w:rFonts w:cs="宋体" w:hint="eastAsia"/>
          <w:color w:val="000000"/>
          <w:sz w:val="24"/>
        </w:rPr>
        <w:t>，</w:t>
      </w:r>
      <w:r w:rsidRPr="00316D2B">
        <w:rPr>
          <w:rFonts w:cs="宋体"/>
          <w:color w:val="000000"/>
          <w:sz w:val="24"/>
        </w:rPr>
        <w:t>我也</w:t>
      </w:r>
      <w:r w:rsidR="00C41660" w:rsidRPr="00316D2B">
        <w:rPr>
          <w:rFonts w:cs="宋体" w:hint="eastAsia"/>
          <w:color w:val="000000"/>
          <w:sz w:val="24"/>
        </w:rPr>
        <w:t>认为</w:t>
      </w:r>
      <w:r w:rsidRPr="00316D2B">
        <w:rPr>
          <w:rFonts w:cs="宋体"/>
          <w:color w:val="000000"/>
          <w:sz w:val="24"/>
        </w:rPr>
        <w:t>这种形象</w:t>
      </w:r>
      <w:r w:rsidRPr="00316D2B">
        <w:rPr>
          <w:rFonts w:cs="宋体" w:hint="eastAsia"/>
          <w:color w:val="000000"/>
          <w:sz w:val="24"/>
        </w:rPr>
        <w:t>自然</w:t>
      </w:r>
      <w:r w:rsidRPr="00316D2B">
        <w:rPr>
          <w:rFonts w:cs="宋体"/>
          <w:color w:val="000000"/>
          <w:sz w:val="24"/>
        </w:rPr>
        <w:t>的建模思路和设计方法</w:t>
      </w:r>
      <w:r w:rsidR="00C41660" w:rsidRPr="00316D2B">
        <w:rPr>
          <w:rFonts w:cs="宋体"/>
          <w:color w:val="000000"/>
          <w:sz w:val="24"/>
        </w:rPr>
        <w:t>非常有威力</w:t>
      </w:r>
      <w:r w:rsidRPr="00316D2B">
        <w:rPr>
          <w:rFonts w:cs="宋体" w:hint="eastAsia"/>
          <w:color w:val="000000"/>
          <w:sz w:val="24"/>
        </w:rPr>
        <w:t>。</w:t>
      </w:r>
    </w:p>
    <w:p w:rsidR="00CB590E" w:rsidRPr="00316D2B" w:rsidRDefault="00CB590E" w:rsidP="00CB590E">
      <w:pPr>
        <w:ind w:firstLine="424"/>
        <w:rPr>
          <w:rFonts w:cs="宋体"/>
          <w:color w:val="000000"/>
          <w:sz w:val="24"/>
        </w:rPr>
      </w:pPr>
      <w:r w:rsidRPr="00C73B4F">
        <w:rPr>
          <w:rFonts w:cs="宋体" w:hint="eastAsia"/>
          <w:color w:val="FF0000"/>
          <w:sz w:val="24"/>
        </w:rPr>
        <w:t>首先，</w:t>
      </w:r>
      <w:r w:rsidRPr="00316D2B">
        <w:rPr>
          <w:rFonts w:cs="宋体"/>
          <w:color w:val="000000"/>
          <w:sz w:val="24"/>
        </w:rPr>
        <w:t>图就是节点和联系的集合</w:t>
      </w:r>
      <w:r w:rsidRPr="00316D2B">
        <w:rPr>
          <w:rFonts w:cs="宋体" w:hint="eastAsia"/>
          <w:color w:val="000000"/>
          <w:sz w:val="24"/>
        </w:rPr>
        <w:t>，</w:t>
      </w:r>
      <w:r w:rsidRPr="00316D2B">
        <w:rPr>
          <w:rFonts w:cs="宋体"/>
          <w:color w:val="000000"/>
          <w:sz w:val="24"/>
        </w:rPr>
        <w:t>其中比较</w:t>
      </w:r>
      <w:r w:rsidRPr="00316D2B">
        <w:rPr>
          <w:rFonts w:cs="宋体" w:hint="eastAsia"/>
          <w:color w:val="000000"/>
          <w:sz w:val="24"/>
        </w:rPr>
        <w:t>主流的图模型主要是属性图，资源描述框架（</w:t>
      </w:r>
      <w:r w:rsidRPr="00316D2B">
        <w:rPr>
          <w:rFonts w:cs="宋体" w:hint="eastAsia"/>
          <w:color w:val="000000"/>
          <w:sz w:val="24"/>
        </w:rPr>
        <w:t>RDF</w:t>
      </w:r>
      <w:r w:rsidRPr="00316D2B">
        <w:rPr>
          <w:rFonts w:cs="宋体" w:hint="eastAsia"/>
          <w:color w:val="000000"/>
          <w:sz w:val="24"/>
        </w:rPr>
        <w:t>）三元图和超图。拿最流行的属性图举例，它主要有两个特性。</w:t>
      </w:r>
      <w:proofErr w:type="gramStart"/>
      <w:r w:rsidRPr="00316D2B">
        <w:rPr>
          <w:rFonts w:cs="宋体" w:hint="eastAsia"/>
          <w:color w:val="000000"/>
          <w:sz w:val="24"/>
        </w:rPr>
        <w:t>一</w:t>
      </w:r>
      <w:proofErr w:type="gramEnd"/>
      <w:r w:rsidRPr="00316D2B">
        <w:rPr>
          <w:rFonts w:cs="宋体" w:hint="eastAsia"/>
          <w:color w:val="000000"/>
          <w:sz w:val="24"/>
        </w:rPr>
        <w:t>：包含节点和联系，节点有自己的属性。二：联系有名字和方向，也可以有属性。这个模型在我看来是如此的通用，以至于我认为生活中任何东西都可以用图来建模表示。既然它是一个符合人们思维习惯的建模思路，那它必然也可以抽象出来用于计算机世界里的数据存储。而我们要讨论的图数据库就是建立在这样的基础上的。图数据库使用节点，边</w:t>
      </w:r>
      <w:r w:rsidRPr="00316D2B">
        <w:rPr>
          <w:rFonts w:cs="宋体" w:hint="eastAsia"/>
          <w:color w:val="000000"/>
          <w:sz w:val="24"/>
        </w:rPr>
        <w:t>/</w:t>
      </w:r>
      <w:r w:rsidRPr="00316D2B">
        <w:rPr>
          <w:rFonts w:cs="宋体" w:hint="eastAsia"/>
          <w:color w:val="000000"/>
          <w:sz w:val="24"/>
        </w:rPr>
        <w:t>关系</w:t>
      </w:r>
      <w:r w:rsidRPr="00316D2B">
        <w:rPr>
          <w:rFonts w:cs="宋体" w:hint="eastAsia"/>
          <w:color w:val="000000"/>
          <w:sz w:val="24"/>
        </w:rPr>
        <w:t>(relationship)</w:t>
      </w:r>
      <w:r w:rsidRPr="00316D2B">
        <w:rPr>
          <w:rFonts w:cs="宋体" w:hint="eastAsia"/>
          <w:color w:val="000000"/>
          <w:sz w:val="24"/>
        </w:rPr>
        <w:t>和属性。节点代表实体，关系代表实体间的联系，属性是节点的相关信息。</w:t>
      </w:r>
      <w:r w:rsidRPr="00316D2B">
        <w:rPr>
          <w:rFonts w:cs="宋体"/>
          <w:color w:val="000000"/>
          <w:sz w:val="24"/>
        </w:rPr>
        <w:t>引用维基百科对图数据库的定义</w:t>
      </w:r>
      <w:r w:rsidRPr="00316D2B">
        <w:rPr>
          <w:rFonts w:cs="宋体" w:hint="eastAsia"/>
          <w:color w:val="000000"/>
          <w:sz w:val="24"/>
        </w:rPr>
        <w:t>“</w:t>
      </w:r>
      <w:r w:rsidRPr="00316D2B">
        <w:rPr>
          <w:rFonts w:cs="宋体"/>
          <w:color w:val="000000"/>
          <w:sz w:val="24"/>
        </w:rPr>
        <w:t>In </w:t>
      </w:r>
      <w:hyperlink r:id="rId22" w:tooltip="Computing" w:history="1">
        <w:r w:rsidRPr="00316D2B">
          <w:rPr>
            <w:rFonts w:cs="宋体"/>
            <w:color w:val="000000"/>
            <w:sz w:val="24"/>
          </w:rPr>
          <w:t>computing</w:t>
        </w:r>
      </w:hyperlink>
      <w:r w:rsidRPr="00316D2B">
        <w:rPr>
          <w:rFonts w:cs="宋体"/>
          <w:color w:val="000000"/>
          <w:sz w:val="24"/>
        </w:rPr>
        <w:t>, a graph database (GDB) is a </w:t>
      </w:r>
      <w:hyperlink r:id="rId23" w:tooltip="Database" w:history="1">
        <w:r w:rsidRPr="00316D2B">
          <w:rPr>
            <w:rFonts w:cs="宋体"/>
            <w:color w:val="000000"/>
            <w:sz w:val="24"/>
          </w:rPr>
          <w:t>database</w:t>
        </w:r>
      </w:hyperlink>
      <w:r w:rsidRPr="00316D2B">
        <w:rPr>
          <w:rFonts w:cs="宋体"/>
          <w:color w:val="000000"/>
          <w:sz w:val="24"/>
        </w:rPr>
        <w:t> that uses </w:t>
      </w:r>
      <w:hyperlink r:id="rId24" w:tooltip="Graph (data structure)" w:history="1">
        <w:r w:rsidRPr="00316D2B">
          <w:rPr>
            <w:rFonts w:cs="宋体"/>
            <w:color w:val="000000"/>
            <w:sz w:val="24"/>
          </w:rPr>
          <w:t>graph structures</w:t>
        </w:r>
      </w:hyperlink>
      <w:r w:rsidRPr="00316D2B">
        <w:rPr>
          <w:rFonts w:cs="宋体"/>
          <w:color w:val="000000"/>
          <w:sz w:val="24"/>
        </w:rPr>
        <w:t> for </w:t>
      </w:r>
      <w:hyperlink r:id="rId25" w:tooltip="Semantic query" w:history="1">
        <w:r w:rsidRPr="00316D2B">
          <w:rPr>
            <w:rFonts w:cs="宋体"/>
            <w:color w:val="000000"/>
            <w:sz w:val="24"/>
          </w:rPr>
          <w:t>semantic queries</w:t>
        </w:r>
      </w:hyperlink>
      <w:r w:rsidRPr="00316D2B">
        <w:rPr>
          <w:rFonts w:cs="宋体"/>
          <w:color w:val="000000"/>
          <w:sz w:val="24"/>
        </w:rPr>
        <w:t> with </w:t>
      </w:r>
      <w:hyperlink r:id="rId26" w:tooltip="Node (graph theory)" w:history="1">
        <w:r w:rsidRPr="00316D2B">
          <w:rPr>
            <w:rFonts w:cs="宋体"/>
            <w:color w:val="000000"/>
            <w:sz w:val="24"/>
          </w:rPr>
          <w:t>nodes</w:t>
        </w:r>
      </w:hyperlink>
      <w:r w:rsidRPr="00316D2B">
        <w:rPr>
          <w:rFonts w:cs="宋体"/>
          <w:color w:val="000000"/>
          <w:sz w:val="24"/>
        </w:rPr>
        <w:t>, </w:t>
      </w:r>
      <w:hyperlink r:id="rId27" w:tooltip="Edge (graph theory)" w:history="1">
        <w:r w:rsidRPr="00316D2B">
          <w:rPr>
            <w:rFonts w:cs="宋体"/>
            <w:color w:val="000000"/>
            <w:sz w:val="24"/>
          </w:rPr>
          <w:t>edges</w:t>
        </w:r>
      </w:hyperlink>
      <w:r w:rsidRPr="00316D2B">
        <w:rPr>
          <w:rFonts w:cs="宋体"/>
          <w:color w:val="000000"/>
          <w:sz w:val="24"/>
        </w:rPr>
        <w:t xml:space="preserve"> and properties to represent and store </w:t>
      </w:r>
      <w:r w:rsidRPr="00316D2B">
        <w:rPr>
          <w:rFonts w:cs="宋体"/>
          <w:color w:val="000000"/>
          <w:sz w:val="24"/>
        </w:rPr>
        <w:lastRenderedPageBreak/>
        <w:t>data. A key concept of the system is the graph (or edge or relationship), which directly relates data items in the store.</w:t>
      </w:r>
      <w:r w:rsidRPr="00316D2B">
        <w:rPr>
          <w:rFonts w:cs="宋体" w:hint="eastAsia"/>
          <w:color w:val="000000"/>
          <w:sz w:val="24"/>
        </w:rPr>
        <w:t>”</w:t>
      </w:r>
    </w:p>
    <w:p w:rsidR="00CB590E" w:rsidRPr="00316D2B" w:rsidRDefault="00CB590E" w:rsidP="00CB590E">
      <w:pPr>
        <w:ind w:firstLine="424"/>
        <w:rPr>
          <w:rFonts w:cs="宋体"/>
          <w:color w:val="000000"/>
          <w:sz w:val="24"/>
        </w:rPr>
      </w:pPr>
      <w:r w:rsidRPr="00316D2B">
        <w:rPr>
          <w:rFonts w:cs="宋体"/>
          <w:color w:val="000000"/>
          <w:sz w:val="24"/>
        </w:rPr>
        <w:t>知道了什么是图数据库后</w:t>
      </w:r>
      <w:r w:rsidRPr="00316D2B">
        <w:rPr>
          <w:rFonts w:cs="宋体" w:hint="eastAsia"/>
          <w:color w:val="000000"/>
          <w:sz w:val="24"/>
        </w:rPr>
        <w:t>，</w:t>
      </w:r>
      <w:r w:rsidRPr="00316D2B">
        <w:rPr>
          <w:rFonts w:cs="宋体"/>
          <w:color w:val="000000"/>
          <w:sz w:val="24"/>
        </w:rPr>
        <w:t>我们就可以对比分析图数据库建模的方法和特点</w:t>
      </w:r>
      <w:r w:rsidRPr="00316D2B">
        <w:rPr>
          <w:rFonts w:cs="宋体" w:hint="eastAsia"/>
          <w:color w:val="000000"/>
          <w:sz w:val="24"/>
        </w:rPr>
        <w:t>。传统的关系建模流程大致是：草图，</w:t>
      </w:r>
      <w:proofErr w:type="spellStart"/>
      <w:r w:rsidRPr="00316D2B">
        <w:rPr>
          <w:rFonts w:cs="宋体" w:hint="eastAsia"/>
          <w:color w:val="000000"/>
          <w:sz w:val="24"/>
        </w:rPr>
        <w:t>er</w:t>
      </w:r>
      <w:proofErr w:type="spellEnd"/>
      <w:r w:rsidRPr="00316D2B">
        <w:rPr>
          <w:rFonts w:cs="宋体" w:hint="eastAsia"/>
          <w:color w:val="000000"/>
          <w:sz w:val="24"/>
        </w:rPr>
        <w:t>图，映射成表。在过程中需要把数据间的联系以逻辑的形式存储下来。同时应该使用范式，约束等技术整理模型结构，减少数据库中数据冗余，增进数据。也就是规范化。如此，建模过程看上去已经完成了，但实际项目中，需求总是变化的，所以实际生活中常常会继续使用反规范化技术。也就是说，在实现关系型解决方案的过程中，为了适应关系模型，我们对物理模型强加了很多变化，如为了获得查询性能，人为制造重复数据和重复结构。这些变化使得概念模型和数据真实的物理布局之间产生了差异。这种概念上的失调，使得将业务需求的变化转化为底层的稳固的关系结构变得非常复杂和繁琐。同时，需求的大量变更，使得迁移花销巨大和风险极高。总之，在实际的项目过程中，我们需要经历：设计</w:t>
      </w:r>
      <w:r w:rsidRPr="00316D2B">
        <w:rPr>
          <w:rFonts w:cs="宋体" w:hint="eastAsia"/>
          <w:color w:val="000000"/>
          <w:sz w:val="24"/>
        </w:rPr>
        <w:t>-</w:t>
      </w:r>
      <w:r w:rsidRPr="00316D2B">
        <w:rPr>
          <w:rFonts w:cs="宋体" w:hint="eastAsia"/>
          <w:color w:val="000000"/>
          <w:sz w:val="24"/>
        </w:rPr>
        <w:t>规范化</w:t>
      </w:r>
      <w:r w:rsidRPr="00316D2B">
        <w:rPr>
          <w:rFonts w:cs="宋体" w:hint="eastAsia"/>
          <w:color w:val="000000"/>
          <w:sz w:val="24"/>
        </w:rPr>
        <w:t>-</w:t>
      </w:r>
      <w:r w:rsidRPr="00316D2B">
        <w:rPr>
          <w:rFonts w:cs="宋体" w:hint="eastAsia"/>
          <w:color w:val="000000"/>
          <w:sz w:val="24"/>
        </w:rPr>
        <w:t>反规范化的过程。</w:t>
      </w:r>
    </w:p>
    <w:p w:rsidR="00CB590E" w:rsidRPr="00316D2B" w:rsidRDefault="00CB590E" w:rsidP="00CB590E">
      <w:pPr>
        <w:ind w:firstLine="424"/>
        <w:rPr>
          <w:rFonts w:cs="宋体"/>
          <w:color w:val="000000"/>
          <w:sz w:val="24"/>
        </w:rPr>
      </w:pPr>
      <w:r w:rsidRPr="00316D2B">
        <w:rPr>
          <w:rFonts w:cs="宋体" w:hint="eastAsia"/>
          <w:color w:val="000000"/>
          <w:sz w:val="24"/>
        </w:rPr>
        <w:t>而图建模就去掉了使用复杂数据管理代码来规范化和反规范化数据的这一步骤。我们可以很轻松的将复杂的层次结构抽象出来，又因为其建模思路和人的思维习惯相符，整个过程非常的易理解而又高保真。虽然在建模初期，常见一个陷阱是错误的将本应是节点的数据用联系</w:t>
      </w:r>
      <w:r w:rsidRPr="00316D2B">
        <w:rPr>
          <w:rFonts w:cs="宋体" w:hint="eastAsia"/>
          <w:color w:val="000000"/>
          <w:sz w:val="24"/>
        </w:rPr>
        <w:t>+</w:t>
      </w:r>
      <w:r w:rsidRPr="00316D2B">
        <w:rPr>
          <w:rFonts w:cs="宋体" w:hint="eastAsia"/>
          <w:color w:val="000000"/>
          <w:sz w:val="24"/>
        </w:rPr>
        <w:t>联系的属性表示出来，反而丢失了节点本身的内容。但这种错误随着对图的熟悉会越来越少，这是一个设计上容易遇到的问题，但错误并不在图数据库。同样值得注意的一点是：不要小看图的天然可扩展性。相比关系型需要不断确认逻辑设计，图数据库在修改实体和联系上方便了太多，例如，当我们需要新增实体并添加于已有实体间的关系时，我们不需要修改本来实体的内容，只需要新增节点然后添加一条指向已有节点的边即可。</w:t>
      </w:r>
    </w:p>
    <w:p w:rsidR="00CB590E" w:rsidRPr="00316D2B" w:rsidRDefault="00CB590E" w:rsidP="002373A6">
      <w:pPr>
        <w:ind w:firstLine="424"/>
        <w:rPr>
          <w:rFonts w:cs="宋体"/>
          <w:color w:val="000000"/>
          <w:sz w:val="24"/>
        </w:rPr>
      </w:pPr>
      <w:r w:rsidRPr="00316D2B">
        <w:rPr>
          <w:rFonts w:cs="宋体" w:hint="eastAsia"/>
          <w:color w:val="000000"/>
          <w:sz w:val="24"/>
        </w:rPr>
        <w:t>这样分析了图建模的方式后，我们可以总结出图数据库的两大优势：</w:t>
      </w:r>
      <w:r w:rsidRPr="00316D2B">
        <w:rPr>
          <w:rFonts w:cs="宋体" w:hint="eastAsia"/>
          <w:color w:val="000000"/>
          <w:sz w:val="24"/>
        </w:rPr>
        <w:t xml:space="preserve"> 1.</w:t>
      </w:r>
      <w:r w:rsidRPr="00316D2B">
        <w:rPr>
          <w:rFonts w:cs="宋体" w:hint="eastAsia"/>
          <w:color w:val="000000"/>
          <w:sz w:val="24"/>
        </w:rPr>
        <w:t>灵活性，可扩展性高。不必要一开始就把整个系统的结构设计出来，可以在开发的过程中低成本的增删节点和联系。</w:t>
      </w:r>
      <w:r w:rsidRPr="00316D2B">
        <w:rPr>
          <w:rFonts w:cs="宋体" w:hint="eastAsia"/>
          <w:color w:val="000000"/>
          <w:sz w:val="24"/>
        </w:rPr>
        <w:t>2.</w:t>
      </w:r>
      <w:r w:rsidRPr="00316D2B">
        <w:rPr>
          <w:rFonts w:cs="宋体" w:hint="eastAsia"/>
          <w:color w:val="000000"/>
          <w:sz w:val="24"/>
        </w:rPr>
        <w:t>敏捷性。图数据库不需要</w:t>
      </w:r>
      <w:r w:rsidRPr="00316D2B">
        <w:rPr>
          <w:rFonts w:cs="宋体" w:hint="eastAsia"/>
          <w:color w:val="000000"/>
          <w:sz w:val="24"/>
        </w:rPr>
        <w:t>schema,</w:t>
      </w:r>
      <w:r w:rsidRPr="00316D2B">
        <w:rPr>
          <w:rFonts w:cs="宋体" w:hint="eastAsia"/>
          <w:color w:val="000000"/>
          <w:sz w:val="24"/>
        </w:rPr>
        <w:t>所以它缺少以</w:t>
      </w:r>
      <w:r w:rsidRPr="00316D2B">
        <w:rPr>
          <w:rFonts w:cs="宋体" w:hint="eastAsia"/>
          <w:color w:val="000000"/>
          <w:sz w:val="24"/>
        </w:rPr>
        <w:t>schema</w:t>
      </w:r>
      <w:r w:rsidRPr="00316D2B">
        <w:rPr>
          <w:rFonts w:cs="宋体" w:hint="eastAsia"/>
          <w:color w:val="000000"/>
          <w:sz w:val="24"/>
        </w:rPr>
        <w:t>为导向的数据管理机制。他的管理通常作用于编程方式，利用测试来驱动数据模型和查询，以及依靠图来断言业务规则。</w:t>
      </w:r>
      <w:r w:rsidR="007C017B" w:rsidRPr="00316D2B">
        <w:rPr>
          <w:rFonts w:cs="宋体" w:hint="eastAsia"/>
          <w:color w:val="000000"/>
          <w:sz w:val="24"/>
        </w:rPr>
        <w:t>它提供了数据模型的平稳演化，数据迁移和反规范化很少会成为问题，新的事实和新的组件会成为新节点和新联系。而优化关键性能访问模式通常需要在两个原本有中介连接的节点间引入一个直接联系。适用于敏捷开发。</w:t>
      </w:r>
      <w:r w:rsidR="002373A6" w:rsidRPr="00316D2B">
        <w:rPr>
          <w:rFonts w:cs="宋体" w:hint="eastAsia"/>
          <w:color w:val="000000"/>
          <w:sz w:val="24"/>
        </w:rPr>
        <w:t>总结以上的分析。</w:t>
      </w:r>
      <w:r w:rsidR="002373A6" w:rsidRPr="00316D2B">
        <w:rPr>
          <w:rFonts w:cs="宋体"/>
          <w:color w:val="000000"/>
          <w:sz w:val="24"/>
        </w:rPr>
        <w:t>图数据库</w:t>
      </w:r>
      <w:r w:rsidR="002373A6" w:rsidRPr="00316D2B">
        <w:rPr>
          <w:rFonts w:cs="宋体" w:hint="eastAsia"/>
          <w:color w:val="000000"/>
          <w:sz w:val="24"/>
        </w:rPr>
        <w:t>适用于</w:t>
      </w:r>
      <w:r w:rsidR="002373A6" w:rsidRPr="00316D2B">
        <w:rPr>
          <w:rFonts w:cs="宋体"/>
          <w:color w:val="000000"/>
          <w:sz w:val="24"/>
        </w:rPr>
        <w:t>处理半结构化的</w:t>
      </w:r>
      <w:r w:rsidR="002373A6" w:rsidRPr="00316D2B">
        <w:rPr>
          <w:rFonts w:cs="宋体" w:hint="eastAsia"/>
          <w:color w:val="000000"/>
          <w:sz w:val="24"/>
        </w:rPr>
        <w:t>，</w:t>
      </w:r>
      <w:r w:rsidR="002373A6" w:rsidRPr="00316D2B">
        <w:rPr>
          <w:rFonts w:cs="宋体"/>
          <w:color w:val="000000"/>
          <w:sz w:val="24"/>
        </w:rPr>
        <w:t>紧密关联且变动性大的</w:t>
      </w:r>
      <w:proofErr w:type="gramStart"/>
      <w:r w:rsidR="002373A6" w:rsidRPr="00316D2B">
        <w:rPr>
          <w:rFonts w:cs="宋体" w:hint="eastAsia"/>
          <w:color w:val="000000"/>
          <w:sz w:val="24"/>
        </w:rPr>
        <w:t>的</w:t>
      </w:r>
      <w:proofErr w:type="gramEnd"/>
      <w:r w:rsidR="002373A6" w:rsidRPr="00316D2B">
        <w:rPr>
          <w:rFonts w:cs="宋体"/>
          <w:color w:val="000000"/>
          <w:sz w:val="24"/>
        </w:rPr>
        <w:t>数据</w:t>
      </w:r>
      <w:r w:rsidR="002373A6" w:rsidRPr="00316D2B">
        <w:rPr>
          <w:rFonts w:cs="宋体" w:hint="eastAsia"/>
          <w:color w:val="000000"/>
          <w:sz w:val="24"/>
        </w:rPr>
        <w:t>。现实中，图数据库</w:t>
      </w:r>
      <w:r w:rsidR="002373A6" w:rsidRPr="00316D2B">
        <w:rPr>
          <w:rFonts w:cs="宋体"/>
          <w:color w:val="000000"/>
          <w:sz w:val="24"/>
        </w:rPr>
        <w:t>典型使用的领域如</w:t>
      </w:r>
      <w:hyperlink r:id="rId28" w:history="1">
        <w:proofErr w:type="gramStart"/>
        <w:r w:rsidR="002373A6" w:rsidRPr="00316D2B">
          <w:rPr>
            <w:rFonts w:cs="宋体"/>
            <w:color w:val="000000"/>
            <w:sz w:val="24"/>
          </w:rPr>
          <w:t>语义网</w:t>
        </w:r>
        <w:proofErr w:type="gramEnd"/>
        <w:r w:rsidR="002373A6" w:rsidRPr="00316D2B">
          <w:rPr>
            <w:rFonts w:cs="宋体"/>
            <w:color w:val="000000"/>
            <w:sz w:val="24"/>
          </w:rPr>
          <w:t>和</w:t>
        </w:r>
        <w:r w:rsidR="002373A6" w:rsidRPr="00316D2B">
          <w:rPr>
            <w:rFonts w:cs="宋体"/>
            <w:color w:val="000000"/>
            <w:sz w:val="24"/>
          </w:rPr>
          <w:t>RDF</w:t>
        </w:r>
      </w:hyperlink>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"http://en.wikipedia.org/wiki/Linked_Data" </w:instrText>
      </w:r>
      <w:r w:rsidR="002373A6" w:rsidRPr="00316D2B">
        <w:rPr>
          <w:rFonts w:cs="宋体"/>
          <w:color w:val="000000"/>
          <w:sz w:val="24"/>
        </w:rPr>
        <w:fldChar w:fldCharType="separate"/>
      </w:r>
      <w:r w:rsidR="002373A6" w:rsidRPr="00316D2B">
        <w:rPr>
          <w:rFonts w:cs="宋体"/>
          <w:color w:val="000000"/>
          <w:sz w:val="24"/>
        </w:rPr>
        <w:t>LinkedData</w:t>
      </w:r>
      <w:r w:rsidR="002373A6" w:rsidRPr="00316D2B">
        <w:rPr>
          <w:rFonts w:cs="宋体"/>
          <w:color w:val="000000"/>
          <w:sz w:val="24"/>
        </w:rPr>
        <w:fldChar w:fldCharType="end"/>
      </w:r>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"http://resources.esri.com/help/9.3/arcgisengine/dotnet/e084da94-d4f7-4da7-86ed-7df684ff2144.htm" </w:instrText>
      </w:r>
      <w:r w:rsidR="002373A6" w:rsidRPr="00316D2B">
        <w:rPr>
          <w:rFonts w:cs="宋体"/>
          <w:color w:val="000000"/>
          <w:sz w:val="24"/>
        </w:rPr>
        <w:fldChar w:fldCharType="separate"/>
      </w:r>
      <w:r w:rsidR="002373A6" w:rsidRPr="00316D2B">
        <w:rPr>
          <w:rFonts w:cs="宋体"/>
          <w:color w:val="000000"/>
          <w:sz w:val="24"/>
        </w:rPr>
        <w:t>GIS</w:t>
      </w:r>
      <w:r w:rsidR="002373A6" w:rsidRPr="00316D2B">
        <w:rPr>
          <w:rFonts w:cs="宋体"/>
          <w:color w:val="000000"/>
          <w:sz w:val="24"/>
        </w:rPr>
        <w:fldChar w:fldCharType="end"/>
      </w:r>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"http://code.google.com/p/pygr/" </w:instrText>
      </w:r>
      <w:r w:rsidR="002373A6" w:rsidRPr="00316D2B">
        <w:rPr>
          <w:rFonts w:cs="宋体"/>
          <w:color w:val="000000"/>
          <w:sz w:val="24"/>
        </w:rPr>
        <w:fldChar w:fldCharType="separate"/>
      </w:r>
      <w:r w:rsidR="002373A6" w:rsidRPr="00316D2B">
        <w:rPr>
          <w:rFonts w:cs="宋体"/>
          <w:color w:val="000000"/>
          <w:sz w:val="24"/>
        </w:rPr>
        <w:t>基因分析</w:t>
      </w:r>
      <w:r w:rsidR="002373A6" w:rsidRPr="00316D2B">
        <w:rPr>
          <w:rFonts w:cs="宋体"/>
          <w:color w:val="000000"/>
          <w:sz w:val="24"/>
        </w:rPr>
        <w:fldChar w:fldCharType="end"/>
      </w:r>
      <w:r w:rsidR="002373A6" w:rsidRPr="00316D2B">
        <w:rPr>
          <w:rFonts w:cs="宋体"/>
          <w:color w:val="000000"/>
          <w:sz w:val="24"/>
        </w:rPr>
        <w:t>、</w:t>
      </w:r>
      <w:hyperlink r:id="rId29" w:history="1">
        <w:r w:rsidR="002373A6" w:rsidRPr="00316D2B">
          <w:rPr>
            <w:rFonts w:cs="宋体"/>
            <w:color w:val="000000"/>
            <w:sz w:val="24"/>
          </w:rPr>
          <w:t>社交网络数据建模</w:t>
        </w:r>
      </w:hyperlink>
      <w:r w:rsidR="002373A6" w:rsidRPr="00316D2B">
        <w:rPr>
          <w:rFonts w:cs="宋体"/>
          <w:color w:val="000000"/>
          <w:sz w:val="24"/>
        </w:rPr>
        <w:t>、</w:t>
      </w:r>
      <w:hyperlink r:id="rId30" w:anchor="recommendation" w:history="1">
        <w:r w:rsidR="002373A6" w:rsidRPr="00316D2B">
          <w:rPr>
            <w:rFonts w:cs="宋体"/>
            <w:color w:val="000000"/>
            <w:sz w:val="24"/>
          </w:rPr>
          <w:t>推荐算法</w:t>
        </w:r>
      </w:hyperlink>
      <w:r w:rsidR="002373A6" w:rsidRPr="00316D2B">
        <w:rPr>
          <w:rFonts w:cs="宋体" w:hint="eastAsia"/>
          <w:color w:val="000000"/>
          <w:sz w:val="24"/>
        </w:rPr>
        <w:t>，地理空间（基于位置的服务），网络拓扑</w:t>
      </w:r>
      <w:r w:rsidR="002373A6" w:rsidRPr="00316D2B">
        <w:rPr>
          <w:rFonts w:cs="宋体"/>
          <w:color w:val="000000"/>
          <w:sz w:val="24"/>
        </w:rPr>
        <w:t>以及</w:t>
      </w:r>
      <w:hyperlink r:id="rId31" w:history="1">
        <w:r w:rsidR="002373A6" w:rsidRPr="00316D2B">
          <w:rPr>
            <w:rFonts w:cs="宋体"/>
            <w:color w:val="000000"/>
            <w:sz w:val="24"/>
          </w:rPr>
          <w:t>其他领域</w:t>
        </w:r>
      </w:hyperlink>
      <w:r w:rsidR="002373A6" w:rsidRPr="00316D2B">
        <w:rPr>
          <w:rFonts w:cs="宋体"/>
          <w:color w:val="000000"/>
          <w:sz w:val="24"/>
        </w:rPr>
        <w:t>。</w:t>
      </w:r>
      <w:r w:rsidR="002373A6" w:rsidRPr="00316D2B">
        <w:rPr>
          <w:rFonts w:cs="宋体" w:hint="eastAsia"/>
          <w:color w:val="000000"/>
          <w:sz w:val="24"/>
        </w:rPr>
        <w:t>不适用更新全部或某个子集的实体。</w:t>
      </w:r>
    </w:p>
    <w:p w:rsidR="00A86CE0" w:rsidRPr="00316D2B" w:rsidRDefault="00CB590E" w:rsidP="0036126D">
      <w:pPr>
        <w:ind w:firstLine="424"/>
        <w:rPr>
          <w:rFonts w:cs="宋体"/>
          <w:color w:val="000000"/>
          <w:sz w:val="24"/>
        </w:rPr>
      </w:pPr>
      <w:r w:rsidRPr="00316D2B">
        <w:rPr>
          <w:rFonts w:cs="宋体" w:hint="eastAsia"/>
          <w:color w:val="000000"/>
          <w:sz w:val="24"/>
        </w:rPr>
        <w:t>那么，图在性能方面的表现足够好吗？让我们继续分析模型建好后的操作。</w:t>
      </w:r>
    </w:p>
    <w:p w:rsidR="0036126D" w:rsidRDefault="00CB590E" w:rsidP="00C41660">
      <w:pPr>
        <w:ind w:firstLine="424"/>
        <w:rPr>
          <w:rFonts w:cs="宋体"/>
          <w:color w:val="000000"/>
          <w:sz w:val="24"/>
        </w:rPr>
      </w:pPr>
      <w:r w:rsidRPr="00316D2B">
        <w:rPr>
          <w:rFonts w:cs="宋体" w:hint="eastAsia"/>
          <w:color w:val="000000"/>
          <w:sz w:val="24"/>
        </w:rPr>
        <w:t>关系模型使用数据中的信息关联数据。例如，</w:t>
      </w:r>
      <w:r w:rsidR="00C41660" w:rsidRPr="00316D2B">
        <w:rPr>
          <w:rFonts w:cs="宋体" w:hint="eastAsia"/>
          <w:color w:val="000000"/>
          <w:sz w:val="24"/>
        </w:rPr>
        <w:t>在本文的食物领域，</w:t>
      </w:r>
      <w:r w:rsidRPr="00316D2B">
        <w:rPr>
          <w:rFonts w:cs="宋体" w:hint="eastAsia"/>
          <w:color w:val="000000"/>
          <w:sz w:val="24"/>
        </w:rPr>
        <w:t>当需要查找所有</w:t>
      </w:r>
      <w:r w:rsidR="00C41660" w:rsidRPr="00316D2B">
        <w:rPr>
          <w:rFonts w:cs="宋体" w:hint="eastAsia"/>
          <w:color w:val="000000"/>
          <w:sz w:val="24"/>
        </w:rPr>
        <w:t>写过名字里</w:t>
      </w:r>
      <w:r w:rsidRPr="00316D2B">
        <w:rPr>
          <w:rFonts w:cs="宋体" w:hint="eastAsia"/>
          <w:color w:val="000000"/>
          <w:sz w:val="24"/>
        </w:rPr>
        <w:t>包含</w:t>
      </w:r>
      <w:r w:rsidR="00C41660" w:rsidRPr="00316D2B">
        <w:rPr>
          <w:rFonts w:cs="宋体" w:hint="eastAsia"/>
          <w:color w:val="000000"/>
          <w:sz w:val="24"/>
        </w:rPr>
        <w:t>“麻辣”</w:t>
      </w:r>
      <w:r w:rsidRPr="00316D2B">
        <w:rPr>
          <w:rFonts w:cs="宋体" w:hint="eastAsia"/>
          <w:color w:val="000000"/>
          <w:sz w:val="24"/>
        </w:rPr>
        <w:t>的</w:t>
      </w:r>
      <w:r w:rsidR="00C41660" w:rsidRPr="00316D2B">
        <w:rPr>
          <w:rFonts w:cs="宋体" w:hint="eastAsia"/>
          <w:color w:val="000000"/>
          <w:sz w:val="24"/>
        </w:rPr>
        <w:t>方便面的用户</w:t>
      </w:r>
      <w:r w:rsidRPr="00316D2B">
        <w:rPr>
          <w:rFonts w:cs="宋体" w:hint="eastAsia"/>
          <w:color w:val="000000"/>
          <w:sz w:val="24"/>
        </w:rPr>
        <w:t>时，它通过遍历整个表，在</w:t>
      </w:r>
      <w:r w:rsidR="00C41660" w:rsidRPr="00316D2B">
        <w:rPr>
          <w:rFonts w:cs="宋体" w:hint="eastAsia"/>
          <w:color w:val="000000"/>
          <w:sz w:val="24"/>
        </w:rPr>
        <w:t>方便面表的</w:t>
      </w:r>
      <w:r w:rsidR="00C41660" w:rsidRPr="00316D2B">
        <w:rPr>
          <w:rFonts w:cs="宋体" w:hint="eastAsia"/>
          <w:color w:val="000000"/>
          <w:sz w:val="24"/>
        </w:rPr>
        <w:t>name</w:t>
      </w:r>
      <w:r w:rsidRPr="00316D2B">
        <w:rPr>
          <w:rFonts w:cs="宋体" w:hint="eastAsia"/>
          <w:color w:val="000000"/>
          <w:sz w:val="24"/>
        </w:rPr>
        <w:t>字段中查找字符串“</w:t>
      </w:r>
      <w:r w:rsidR="00C41660" w:rsidRPr="00316D2B">
        <w:rPr>
          <w:rFonts w:cs="宋体" w:hint="eastAsia"/>
          <w:color w:val="000000"/>
          <w:sz w:val="24"/>
        </w:rPr>
        <w:t>麻辣</w:t>
      </w:r>
      <w:r w:rsidRPr="00316D2B">
        <w:rPr>
          <w:rFonts w:cs="宋体" w:hint="eastAsia"/>
          <w:color w:val="000000"/>
          <w:sz w:val="24"/>
        </w:rPr>
        <w:t>”</w:t>
      </w:r>
      <w:r w:rsidR="00C41660" w:rsidRPr="00316D2B">
        <w:rPr>
          <w:rFonts w:cs="宋体" w:hint="eastAsia"/>
          <w:color w:val="000000"/>
          <w:sz w:val="24"/>
        </w:rPr>
        <w:t>，对应得到方便面</w:t>
      </w:r>
      <w:r w:rsidR="00C41660" w:rsidRPr="00316D2B">
        <w:rPr>
          <w:rFonts w:cs="宋体" w:hint="eastAsia"/>
          <w:color w:val="000000"/>
          <w:sz w:val="24"/>
        </w:rPr>
        <w:t>id</w:t>
      </w:r>
      <w:r w:rsidR="00C41660" w:rsidRPr="00316D2B">
        <w:rPr>
          <w:rFonts w:cs="宋体" w:hint="eastAsia"/>
          <w:color w:val="000000"/>
          <w:sz w:val="24"/>
        </w:rPr>
        <w:t>，再通过用户表查找与之关联的用户名</w:t>
      </w:r>
      <w:r w:rsidRPr="00316D2B">
        <w:rPr>
          <w:rFonts w:cs="宋体" w:hint="eastAsia"/>
          <w:color w:val="000000"/>
          <w:sz w:val="24"/>
        </w:rPr>
        <w:t>。这在大型表中是一个耗时的过程，因此关系数据库提供了数据库索引的概念，以提高查询速度。</w:t>
      </w:r>
      <w:r w:rsidR="00C41660" w:rsidRPr="00316D2B">
        <w:rPr>
          <w:rFonts w:cs="宋体" w:hint="eastAsia"/>
          <w:color w:val="000000"/>
          <w:sz w:val="24"/>
        </w:rPr>
        <w:t>而</w:t>
      </w:r>
      <w:r w:rsidRPr="00316D2B">
        <w:rPr>
          <w:rFonts w:cs="宋体" w:hint="eastAsia"/>
          <w:color w:val="000000"/>
          <w:sz w:val="24"/>
        </w:rPr>
        <w:t>相比之下，图形数据库直接存储记录之间的关系。同样是查找</w:t>
      </w:r>
      <w:r w:rsidR="00C41660" w:rsidRPr="00316D2B">
        <w:rPr>
          <w:rFonts w:cs="宋体" w:hint="eastAsia"/>
          <w:color w:val="000000"/>
          <w:sz w:val="24"/>
        </w:rPr>
        <w:t>用户</w:t>
      </w:r>
      <w:r w:rsidRPr="00316D2B">
        <w:rPr>
          <w:rFonts w:cs="宋体" w:hint="eastAsia"/>
          <w:color w:val="000000"/>
          <w:sz w:val="24"/>
        </w:rPr>
        <w:t>的</w:t>
      </w:r>
      <w:r w:rsidR="00C41660" w:rsidRPr="00316D2B">
        <w:rPr>
          <w:rFonts w:cs="宋体" w:hint="eastAsia"/>
          <w:color w:val="000000"/>
          <w:sz w:val="24"/>
        </w:rPr>
        <w:t>名字</w:t>
      </w:r>
      <w:r w:rsidRPr="00316D2B">
        <w:rPr>
          <w:rFonts w:cs="宋体" w:hint="eastAsia"/>
          <w:color w:val="000000"/>
          <w:sz w:val="24"/>
        </w:rPr>
        <w:t>，图数据库使用户有直接指向</w:t>
      </w:r>
      <w:r w:rsidR="00C41660" w:rsidRPr="00316D2B">
        <w:rPr>
          <w:rFonts w:cs="宋体" w:hint="eastAsia"/>
          <w:color w:val="000000"/>
          <w:sz w:val="24"/>
        </w:rPr>
        <w:t>方便面</w:t>
      </w:r>
      <w:r w:rsidRPr="00316D2B">
        <w:rPr>
          <w:rFonts w:cs="宋体" w:hint="eastAsia"/>
          <w:color w:val="000000"/>
          <w:sz w:val="24"/>
        </w:rPr>
        <w:t>记录的指针，而不是通过</w:t>
      </w:r>
      <w:r w:rsidR="00C41660" w:rsidRPr="00316D2B">
        <w:rPr>
          <w:rFonts w:cs="宋体" w:hint="eastAsia"/>
          <w:color w:val="000000"/>
          <w:sz w:val="24"/>
        </w:rPr>
        <w:t>方便面</w:t>
      </w:r>
      <w:r w:rsidRPr="00316D2B">
        <w:rPr>
          <w:rFonts w:cs="宋体" w:hint="eastAsia"/>
          <w:color w:val="000000"/>
          <w:sz w:val="24"/>
        </w:rPr>
        <w:t>id</w:t>
      </w:r>
      <w:r w:rsidRPr="00316D2B">
        <w:rPr>
          <w:rFonts w:cs="宋体" w:hint="eastAsia"/>
          <w:color w:val="000000"/>
          <w:sz w:val="24"/>
        </w:rPr>
        <w:t>查找用户表</w:t>
      </w:r>
      <w:r w:rsidR="00C41660" w:rsidRPr="00316D2B">
        <w:rPr>
          <w:rFonts w:cs="宋体" w:hint="eastAsia"/>
          <w:color w:val="000000"/>
          <w:sz w:val="24"/>
        </w:rPr>
        <w:t>的</w:t>
      </w:r>
      <w:r w:rsidRPr="00316D2B">
        <w:rPr>
          <w:rFonts w:cs="宋体" w:hint="eastAsia"/>
          <w:color w:val="000000"/>
          <w:sz w:val="24"/>
        </w:rPr>
        <w:t>字段。也就是说，选择一个</w:t>
      </w:r>
      <w:r w:rsidR="00C41660" w:rsidRPr="00316D2B">
        <w:rPr>
          <w:rFonts w:cs="宋体" w:hint="eastAsia"/>
          <w:color w:val="000000"/>
          <w:sz w:val="24"/>
        </w:rPr>
        <w:t>方便面</w:t>
      </w:r>
      <w:r w:rsidRPr="00316D2B">
        <w:rPr>
          <w:rFonts w:cs="宋体" w:hint="eastAsia"/>
          <w:color w:val="000000"/>
          <w:sz w:val="24"/>
        </w:rPr>
        <w:t>后，可以通过指针直接得到对应的</w:t>
      </w:r>
      <w:r w:rsidR="00C41660" w:rsidRPr="00316D2B">
        <w:rPr>
          <w:rFonts w:cs="宋体" w:hint="eastAsia"/>
          <w:color w:val="000000"/>
          <w:sz w:val="24"/>
        </w:rPr>
        <w:t>用户群</w:t>
      </w:r>
      <w:r w:rsidRPr="00316D2B">
        <w:rPr>
          <w:rFonts w:cs="宋体" w:hint="eastAsia"/>
          <w:color w:val="000000"/>
          <w:sz w:val="24"/>
        </w:rPr>
        <w:t>，而不需要搜索用户表来查找匹配的记录。这可以消除昂贵的连接（</w:t>
      </w:r>
      <w:r w:rsidRPr="00316D2B">
        <w:rPr>
          <w:rFonts w:cs="宋体" w:hint="eastAsia"/>
          <w:color w:val="000000"/>
          <w:sz w:val="24"/>
        </w:rPr>
        <w:t>join</w:t>
      </w:r>
      <w:r w:rsidRPr="00316D2B">
        <w:rPr>
          <w:rFonts w:cs="宋体" w:hint="eastAsia"/>
          <w:color w:val="000000"/>
          <w:sz w:val="24"/>
        </w:rPr>
        <w:t>）操作。</w:t>
      </w:r>
    </w:p>
    <w:p w:rsidR="0036126D" w:rsidRDefault="0036126D" w:rsidP="00C41660">
      <w:pPr>
        <w:ind w:firstLine="424"/>
        <w:rPr>
          <w:rFonts w:cs="宋体"/>
          <w:color w:val="000000"/>
          <w:sz w:val="24"/>
        </w:rPr>
      </w:pPr>
      <w:r>
        <w:rPr>
          <w:noProof/>
        </w:rPr>
        <w:lastRenderedPageBreak/>
        <w:drawing>
          <wp:inline distT="0" distB="0" distL="0" distR="0" wp14:anchorId="1A3918C5" wp14:editId="1B780114">
            <wp:extent cx="2573079" cy="18692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299" t="8342" r="4379"/>
                    <a:stretch/>
                  </pic:blipFill>
                  <pic:spPr bwMode="auto">
                    <a:xfrm>
                      <a:off x="0" y="0"/>
                      <a:ext cx="2577382" cy="1872331"/>
                    </a:xfrm>
                    <a:prstGeom prst="rect">
                      <a:avLst/>
                    </a:prstGeom>
                    <a:ln>
                      <a:noFill/>
                    </a:ln>
                    <a:extLst>
                      <a:ext uri="{53640926-AAD7-44D8-BBD7-CCE9431645EC}">
                        <a14:shadowObscured xmlns:a14="http://schemas.microsoft.com/office/drawing/2010/main"/>
                      </a:ext>
                    </a:extLst>
                  </pic:spPr>
                </pic:pic>
              </a:graphicData>
            </a:graphic>
          </wp:inline>
        </w:drawing>
      </w:r>
    </w:p>
    <w:p w:rsidR="00CB590E" w:rsidRDefault="00CB590E" w:rsidP="00C41660">
      <w:pPr>
        <w:ind w:firstLine="424"/>
      </w:pPr>
      <w:r w:rsidRPr="00316D2B">
        <w:rPr>
          <w:rFonts w:cs="宋体" w:hint="eastAsia"/>
          <w:color w:val="000000"/>
          <w:sz w:val="24"/>
        </w:rPr>
        <w:t>这种优势在进行深度较大的搜索时更加明显。当系统需要查找和</w:t>
      </w:r>
      <w:r w:rsidR="00C41660" w:rsidRPr="00316D2B">
        <w:rPr>
          <w:rFonts w:cs="宋体" w:hint="eastAsia"/>
          <w:color w:val="000000"/>
          <w:sz w:val="24"/>
        </w:rPr>
        <w:t>方便面</w:t>
      </w:r>
      <w:r w:rsidR="00C41660" w:rsidRPr="00316D2B">
        <w:rPr>
          <w:rFonts w:cs="宋体" w:hint="eastAsia"/>
          <w:color w:val="000000"/>
          <w:sz w:val="24"/>
        </w:rPr>
        <w:t>A</w:t>
      </w:r>
      <w:r w:rsidRPr="00316D2B">
        <w:rPr>
          <w:rFonts w:cs="宋体" w:hint="eastAsia"/>
          <w:color w:val="000000"/>
          <w:sz w:val="24"/>
        </w:rPr>
        <w:t>的</w:t>
      </w:r>
      <w:r w:rsidR="00C41660" w:rsidRPr="00316D2B">
        <w:rPr>
          <w:rFonts w:cs="宋体" w:hint="eastAsia"/>
          <w:color w:val="000000"/>
          <w:sz w:val="24"/>
        </w:rPr>
        <w:t>口味相近（通过测试员给出的</w:t>
      </w:r>
      <w:proofErr w:type="gramStart"/>
      <w:r w:rsidR="001F2ACF" w:rsidRPr="00316D2B">
        <w:rPr>
          <w:rFonts w:cs="宋体" w:hint="eastAsia"/>
          <w:color w:val="000000"/>
          <w:sz w:val="24"/>
        </w:rPr>
        <w:t>某个</w:t>
      </w:r>
      <w:r w:rsidR="00C41660" w:rsidRPr="00316D2B">
        <w:rPr>
          <w:rFonts w:cs="宋体" w:hint="eastAsia"/>
          <w:color w:val="000000"/>
          <w:sz w:val="24"/>
        </w:rPr>
        <w:t>评价</w:t>
      </w:r>
      <w:proofErr w:type="gramEnd"/>
      <w:r w:rsidR="001F2ACF" w:rsidRPr="00316D2B">
        <w:rPr>
          <w:rFonts w:cs="宋体" w:hint="eastAsia"/>
          <w:color w:val="000000"/>
          <w:sz w:val="24"/>
        </w:rPr>
        <w:t>标准</w:t>
      </w:r>
      <w:r w:rsidR="001F2ACF" w:rsidRPr="00316D2B">
        <w:rPr>
          <w:rFonts w:cs="宋体" w:hint="eastAsia"/>
          <w:color w:val="000000"/>
          <w:sz w:val="24"/>
        </w:rPr>
        <w:t>b</w:t>
      </w:r>
      <w:r w:rsidR="001F2ACF" w:rsidRPr="00316D2B">
        <w:rPr>
          <w:rFonts w:cs="宋体" w:hint="eastAsia"/>
          <w:color w:val="000000"/>
          <w:sz w:val="24"/>
        </w:rPr>
        <w:t>判断</w:t>
      </w:r>
      <w:r w:rsidR="00C41660" w:rsidRPr="00316D2B">
        <w:rPr>
          <w:rFonts w:cs="宋体" w:hint="eastAsia"/>
          <w:color w:val="000000"/>
          <w:sz w:val="24"/>
        </w:rPr>
        <w:t>）</w:t>
      </w:r>
      <w:r w:rsidRPr="00316D2B">
        <w:rPr>
          <w:rFonts w:cs="宋体" w:hint="eastAsia"/>
          <w:color w:val="000000"/>
          <w:sz w:val="24"/>
        </w:rPr>
        <w:t>的其他</w:t>
      </w:r>
      <w:r w:rsidR="00C41660" w:rsidRPr="00316D2B">
        <w:rPr>
          <w:rFonts w:cs="宋体" w:hint="eastAsia"/>
          <w:color w:val="000000"/>
          <w:sz w:val="24"/>
        </w:rPr>
        <w:t>方便面</w:t>
      </w:r>
      <w:r w:rsidRPr="00316D2B">
        <w:rPr>
          <w:rFonts w:cs="宋体" w:hint="eastAsia"/>
          <w:color w:val="000000"/>
          <w:sz w:val="24"/>
        </w:rPr>
        <w:t>最近在</w:t>
      </w:r>
      <w:r w:rsidR="00C41660" w:rsidRPr="00316D2B">
        <w:rPr>
          <w:rFonts w:cs="宋体" w:hint="eastAsia"/>
          <w:color w:val="000000"/>
          <w:sz w:val="24"/>
        </w:rPr>
        <w:t>喜爱</w:t>
      </w:r>
      <w:r w:rsidR="001F2ACF" w:rsidRPr="00316D2B">
        <w:rPr>
          <w:rFonts w:cs="宋体" w:hint="eastAsia"/>
          <w:color w:val="000000"/>
          <w:sz w:val="24"/>
        </w:rPr>
        <w:t>它们</w:t>
      </w:r>
      <w:r w:rsidR="00C41660" w:rsidRPr="00316D2B">
        <w:rPr>
          <w:rFonts w:cs="宋体" w:hint="eastAsia"/>
          <w:color w:val="000000"/>
          <w:sz w:val="24"/>
        </w:rPr>
        <w:t>的用户群体内一个月的购买量</w:t>
      </w:r>
      <w:r w:rsidRPr="00316D2B">
        <w:rPr>
          <w:rFonts w:cs="宋体" w:hint="eastAsia"/>
          <w:color w:val="000000"/>
          <w:sz w:val="24"/>
        </w:rPr>
        <w:t>时，关系型需要多次搜索匹配，而图数据库只需要查找节点，顺着边继续进入下一个深度即可。从技术上讲，图数据库共用了</w:t>
      </w:r>
      <w:r w:rsidRPr="00316D2B">
        <w:rPr>
          <w:rFonts w:cs="宋体" w:hint="eastAsia"/>
          <w:color w:val="000000"/>
          <w:sz w:val="24"/>
        </w:rPr>
        <w:t>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w:t>
      </w:r>
      <w:r w:rsidRPr="00316D2B">
        <w:rPr>
          <w:rFonts w:cs="宋体" w:hint="eastAsia"/>
          <w:color w:val="000000"/>
          <w:sz w:val="24"/>
        </w:rPr>
        <w:t>+ O</w:t>
      </w:r>
      <w:r w:rsidRPr="00316D2B">
        <w:rPr>
          <w:rFonts w:cs="宋体" w:hint="eastAsia"/>
          <w:color w:val="000000"/>
          <w:sz w:val="24"/>
        </w:rPr>
        <w:t>（</w:t>
      </w:r>
      <w:r w:rsidRPr="00316D2B">
        <w:rPr>
          <w:rFonts w:cs="宋体" w:hint="eastAsia"/>
          <w:color w:val="000000"/>
          <w:sz w:val="24"/>
        </w:rPr>
        <w:t>1</w:t>
      </w:r>
      <w:r w:rsidRPr="00316D2B">
        <w:rPr>
          <w:rFonts w:cs="宋体" w:hint="eastAsia"/>
          <w:color w:val="000000"/>
          <w:sz w:val="24"/>
        </w:rPr>
        <w:t>）时间，即大致相对于数据大小的对数。</w:t>
      </w:r>
      <w:r w:rsidR="00C83F0E" w:rsidRPr="00316D2B">
        <w:rPr>
          <w:rFonts w:cs="宋体" w:hint="eastAsia"/>
          <w:color w:val="000000"/>
          <w:sz w:val="24"/>
        </w:rPr>
        <w:t>而</w:t>
      </w:r>
      <w:r w:rsidRPr="00316D2B">
        <w:rPr>
          <w:rFonts w:cs="宋体" w:hint="eastAsia"/>
          <w:color w:val="000000"/>
          <w:sz w:val="24"/>
        </w:rPr>
        <w:t>关系版本将是多个</w:t>
      </w:r>
      <w:r w:rsidRPr="00316D2B">
        <w:rPr>
          <w:rFonts w:cs="宋体" w:hint="eastAsia"/>
          <w:color w:val="000000"/>
          <w:sz w:val="24"/>
        </w:rPr>
        <w:t xml:space="preserve"> 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查找。由此我们可以得出结论：图数据库具有良好的查询性能。因为哪怕在数据集增大的情况下，查询也总是和图的一部分相关，因此，每个查询的执行时间只和满足查询条件的那部分遍历的图的大小而不是整个图的大小成正比。（使用免索引链接，图数据库可以将复杂的</w:t>
      </w:r>
      <w:r w:rsidRPr="00316D2B">
        <w:rPr>
          <w:rFonts w:cs="宋体" w:hint="eastAsia"/>
          <w:color w:val="000000"/>
          <w:sz w:val="24"/>
        </w:rPr>
        <w:t>join</w:t>
      </w:r>
      <w:r w:rsidRPr="00316D2B">
        <w:rPr>
          <w:rFonts w:cs="宋体" w:hint="eastAsia"/>
          <w:color w:val="000000"/>
          <w:sz w:val="24"/>
        </w:rPr>
        <w:t>查询转化为快速的图遍历，</w:t>
      </w:r>
      <w:r w:rsidR="00D739F2" w:rsidRPr="00316D2B">
        <w:rPr>
          <w:rFonts w:cs="宋体"/>
          <w:color w:val="000000"/>
          <w:sz w:val="24"/>
        </w:rPr>
        <w:t>节点和关系只有在结果迭代器需要访问它们的时候才会被遍历并返回，对于大规模深度遍历而言，这极大地提高了性能。</w:t>
      </w:r>
      <w:r w:rsidRPr="00316D2B">
        <w:rPr>
          <w:rFonts w:cs="宋体" w:hint="eastAsia"/>
          <w:color w:val="000000"/>
          <w:sz w:val="24"/>
        </w:rPr>
        <w:t>因此无论数据集有多大，都可以维持毫秒级的性能。）</w:t>
      </w:r>
    </w:p>
    <w:p w:rsidR="00577A00" w:rsidRDefault="00C83F0E" w:rsidP="00577A00">
      <w:pPr>
        <w:pStyle w:val="3"/>
        <w:spacing w:before="120" w:after="120"/>
      </w:pPr>
      <w:bookmarkStart w:id="55" w:name="_Toc514684427"/>
      <w:r>
        <w:rPr>
          <w:rFonts w:hint="eastAsia"/>
        </w:rPr>
        <w:t>图数据库实例之neo4j</w:t>
      </w:r>
      <w:bookmarkEnd w:id="55"/>
    </w:p>
    <w:p w:rsidR="00CB590E" w:rsidRPr="00316D2B" w:rsidRDefault="00CB590E" w:rsidP="00C83F0E">
      <w:pPr>
        <w:ind w:firstLine="424"/>
        <w:rPr>
          <w:rFonts w:cs="宋体"/>
          <w:color w:val="000000"/>
          <w:sz w:val="24"/>
        </w:rPr>
      </w:pPr>
      <w:r w:rsidRPr="00316D2B">
        <w:rPr>
          <w:rFonts w:cs="宋体"/>
          <w:color w:val="000000"/>
          <w:sz w:val="24"/>
        </w:rPr>
        <w:t>在图数据库领域</w:t>
      </w:r>
      <w:r w:rsidRPr="00316D2B">
        <w:rPr>
          <w:rFonts w:cs="宋体" w:hint="eastAsia"/>
          <w:color w:val="000000"/>
          <w:sz w:val="24"/>
        </w:rPr>
        <w:t>，</w:t>
      </w:r>
      <w:r w:rsidRPr="00316D2B">
        <w:rPr>
          <w:rFonts w:cs="宋体"/>
          <w:color w:val="000000"/>
          <w:sz w:val="24"/>
        </w:rPr>
        <w:t>现在比较流行的数据库有</w:t>
      </w:r>
      <w:r w:rsidRPr="00316D2B">
        <w:rPr>
          <w:rFonts w:cs="宋体" w:hint="eastAsia"/>
          <w:color w:val="000000"/>
          <w:sz w:val="24"/>
        </w:rPr>
        <w:t>：</w:t>
      </w:r>
      <w:hyperlink r:id="rId33" w:history="1">
        <w:r w:rsidRPr="00316D2B">
          <w:rPr>
            <w:rFonts w:cs="宋体"/>
            <w:color w:val="000000"/>
            <w:sz w:val="24"/>
          </w:rPr>
          <w:t>Neo4j</w:t>
        </w:r>
      </w:hyperlink>
      <w:r w:rsidRPr="00316D2B">
        <w:rPr>
          <w:rFonts w:cs="宋体"/>
          <w:color w:val="000000"/>
          <w:sz w:val="24"/>
        </w:rPr>
        <w:t xml:space="preserve"> - </w:t>
      </w:r>
      <w:r w:rsidRPr="00316D2B">
        <w:rPr>
          <w:rFonts w:cs="宋体"/>
          <w:color w:val="000000"/>
          <w:sz w:val="24"/>
        </w:rPr>
        <w:t>开源的</w:t>
      </w:r>
      <w:r w:rsidRPr="00316D2B">
        <w:rPr>
          <w:rFonts w:cs="宋体"/>
          <w:color w:val="000000"/>
          <w:sz w:val="24"/>
        </w:rPr>
        <w:t>Java</w:t>
      </w:r>
      <w:r w:rsidRPr="00316D2B">
        <w:rPr>
          <w:rFonts w:cs="宋体"/>
          <w:color w:val="000000"/>
          <w:sz w:val="24"/>
        </w:rPr>
        <w:t>属性图形模型</w:t>
      </w:r>
      <w:r w:rsidRPr="00316D2B">
        <w:rPr>
          <w:rFonts w:cs="宋体" w:hint="eastAsia"/>
          <w:color w:val="000000"/>
          <w:sz w:val="24"/>
        </w:rPr>
        <w:t>。</w:t>
      </w:r>
      <w:hyperlink r:id="rId34" w:history="1">
        <w:r w:rsidRPr="00316D2B">
          <w:rPr>
            <w:rFonts w:cs="宋体"/>
            <w:color w:val="000000"/>
            <w:sz w:val="24"/>
          </w:rPr>
          <w:t>AllegroGraph</w:t>
        </w:r>
      </w:hyperlink>
      <w:r w:rsidRPr="00316D2B">
        <w:rPr>
          <w:rFonts w:cs="宋体"/>
          <w:color w:val="000000"/>
          <w:sz w:val="24"/>
        </w:rPr>
        <w:t>，闭源，</w:t>
      </w:r>
      <w:r w:rsidRPr="00316D2B">
        <w:rPr>
          <w:rFonts w:cs="宋体"/>
          <w:color w:val="000000"/>
          <w:sz w:val="24"/>
        </w:rPr>
        <w:t>RDF-</w:t>
      </w:r>
      <w:proofErr w:type="spellStart"/>
      <w:r w:rsidRPr="00316D2B">
        <w:rPr>
          <w:rFonts w:cs="宋体"/>
          <w:color w:val="000000"/>
          <w:sz w:val="24"/>
        </w:rPr>
        <w:t>QuadStore</w:t>
      </w:r>
      <w:proofErr w:type="spellEnd"/>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"http://www.sones.com/" </w:instrText>
      </w:r>
      <w:r w:rsidR="005C3BC6" w:rsidRPr="00316D2B">
        <w:rPr>
          <w:rFonts w:cs="宋体"/>
          <w:color w:val="000000"/>
          <w:sz w:val="24"/>
        </w:rPr>
        <w:fldChar w:fldCharType="separate"/>
      </w:r>
      <w:r w:rsidRPr="00316D2B">
        <w:rPr>
          <w:rFonts w:cs="宋体"/>
          <w:color w:val="000000"/>
          <w:sz w:val="24"/>
        </w:rPr>
        <w:t>Sones</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闭源，关注于</w:t>
      </w:r>
      <w:r w:rsidRPr="00316D2B">
        <w:rPr>
          <w:rFonts w:cs="宋体"/>
          <w:color w:val="000000"/>
          <w:sz w:val="24"/>
        </w:rPr>
        <w:t>.NET</w:t>
      </w:r>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"http://www.openlinksw.com/" </w:instrText>
      </w:r>
      <w:r w:rsidR="005C3BC6" w:rsidRPr="00316D2B">
        <w:rPr>
          <w:rFonts w:cs="宋体"/>
          <w:color w:val="000000"/>
          <w:sz w:val="24"/>
        </w:rPr>
        <w:fldChar w:fldCharType="separate"/>
      </w:r>
      <w:r w:rsidRPr="00316D2B">
        <w:rPr>
          <w:rFonts w:cs="宋体"/>
          <w:color w:val="000000"/>
          <w:sz w:val="24"/>
        </w:rPr>
        <w:t>Virtuoso</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闭源，关注于</w:t>
      </w:r>
      <w:r w:rsidRPr="00316D2B">
        <w:rPr>
          <w:rFonts w:cs="宋体"/>
          <w:color w:val="000000"/>
          <w:sz w:val="24"/>
        </w:rPr>
        <w:t>RDF</w:t>
      </w:r>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"http://www.kobrix.com/hgdb.jsp" </w:instrText>
      </w:r>
      <w:r w:rsidR="005C3BC6" w:rsidRPr="00316D2B">
        <w:rPr>
          <w:rFonts w:cs="宋体"/>
          <w:color w:val="000000"/>
          <w:sz w:val="24"/>
        </w:rPr>
        <w:fldChar w:fldCharType="separate"/>
      </w:r>
      <w:r w:rsidRPr="00316D2B">
        <w:rPr>
          <w:rFonts w:cs="宋体"/>
          <w:color w:val="000000"/>
          <w:sz w:val="24"/>
        </w:rPr>
        <w:t>HyergraphDB</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开源的</w:t>
      </w:r>
      <w:r w:rsidRPr="00316D2B">
        <w:rPr>
          <w:rFonts w:cs="宋体"/>
          <w:color w:val="000000"/>
          <w:sz w:val="24"/>
        </w:rPr>
        <w:t>Java</w:t>
      </w:r>
      <w:r w:rsidRPr="00316D2B">
        <w:rPr>
          <w:rFonts w:cs="宋体"/>
          <w:color w:val="000000"/>
          <w:sz w:val="24"/>
        </w:rPr>
        <w:t>超图模型</w:t>
      </w:r>
      <w:r w:rsidRPr="00316D2B">
        <w:rPr>
          <w:rFonts w:cs="宋体" w:hint="eastAsia"/>
          <w:color w:val="000000"/>
          <w:sz w:val="24"/>
        </w:rPr>
        <w:t>。其他</w:t>
      </w:r>
      <w:r w:rsidRPr="00316D2B">
        <w:rPr>
          <w:rFonts w:cs="宋体"/>
          <w:color w:val="000000"/>
          <w:sz w:val="24"/>
        </w:rPr>
        <w:t>的例如</w:t>
      </w:r>
      <w:r w:rsidRPr="00316D2B">
        <w:rPr>
          <w:rFonts w:cs="宋体"/>
          <w:color w:val="000000"/>
          <w:sz w:val="24"/>
        </w:rPr>
        <w:t> </w:t>
      </w:r>
      <w:proofErr w:type="spellStart"/>
      <w:r w:rsidR="00DF1F19">
        <w:fldChar w:fldCharType="begin"/>
      </w:r>
      <w:r w:rsidR="00DF1F19">
        <w:instrText xml:space="preserve"> HYPERLINK "http://infogrid.org/" </w:instrText>
      </w:r>
      <w:r w:rsidR="00DF1F19">
        <w:fldChar w:fldCharType="separate"/>
      </w:r>
      <w:r w:rsidRPr="00316D2B">
        <w:rPr>
          <w:rFonts w:cs="宋体"/>
          <w:color w:val="000000"/>
          <w:sz w:val="24"/>
        </w:rPr>
        <w:t>InfoGrid</w:t>
      </w:r>
      <w:proofErr w:type="spellEnd"/>
      <w:r w:rsidR="00DF1F19">
        <w:rPr>
          <w:rFonts w:cs="宋体"/>
          <w:color w:val="000000"/>
          <w:sz w:val="24"/>
        </w:rPr>
        <w:fldChar w:fldCharType="end"/>
      </w:r>
      <w:r w:rsidRPr="00316D2B">
        <w:rPr>
          <w:rFonts w:cs="宋体"/>
          <w:color w:val="000000"/>
          <w:sz w:val="24"/>
        </w:rPr>
        <w:t>、</w:t>
      </w:r>
      <w:r w:rsidRPr="00316D2B">
        <w:rPr>
          <w:rFonts w:cs="宋体"/>
          <w:color w:val="000000"/>
          <w:sz w:val="24"/>
        </w:rPr>
        <w:t>Filament</w:t>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"http://github.com/twitter/flockdb" </w:instrText>
      </w:r>
      <w:r w:rsidR="005C3BC6" w:rsidRPr="00316D2B">
        <w:rPr>
          <w:rFonts w:cs="宋体"/>
          <w:color w:val="000000"/>
          <w:sz w:val="24"/>
        </w:rPr>
        <w:fldChar w:fldCharType="separate"/>
      </w:r>
      <w:r w:rsidRPr="00316D2B">
        <w:rPr>
          <w:rFonts w:cs="宋体"/>
          <w:color w:val="000000"/>
          <w:sz w:val="24"/>
        </w:rPr>
        <w:t>FlockDB</w:t>
      </w:r>
      <w:r w:rsidR="005C3BC6" w:rsidRPr="00316D2B">
        <w:rPr>
          <w:rFonts w:cs="宋体"/>
          <w:color w:val="000000"/>
          <w:sz w:val="24"/>
        </w:rPr>
        <w:fldChar w:fldCharType="end"/>
      </w:r>
      <w:r w:rsidRPr="00316D2B">
        <w:rPr>
          <w:rFonts w:cs="宋体"/>
          <w:color w:val="000000"/>
          <w:sz w:val="24"/>
        </w:rPr>
        <w:t>等。实际开发中</w:t>
      </w:r>
      <w:r w:rsidRPr="00316D2B">
        <w:rPr>
          <w:rFonts w:cs="宋体" w:hint="eastAsia"/>
          <w:color w:val="000000"/>
          <w:sz w:val="24"/>
        </w:rPr>
        <w:t>，</w:t>
      </w:r>
      <w:r w:rsidRPr="00316D2B">
        <w:rPr>
          <w:rFonts w:cs="宋体"/>
          <w:color w:val="000000"/>
          <w:sz w:val="24"/>
        </w:rPr>
        <w:t>我使用的数据库是</w:t>
      </w:r>
      <w:r w:rsidRPr="00316D2B">
        <w:rPr>
          <w:rFonts w:cs="宋体"/>
          <w:color w:val="000000"/>
          <w:sz w:val="24"/>
        </w:rPr>
        <w:t>Neo</w:t>
      </w:r>
      <w:r w:rsidRPr="00316D2B">
        <w:rPr>
          <w:rFonts w:cs="宋体" w:hint="eastAsia"/>
          <w:color w:val="000000"/>
          <w:sz w:val="24"/>
        </w:rPr>
        <w:t>4j</w:t>
      </w:r>
      <w:r w:rsidRPr="00316D2B">
        <w:rPr>
          <w:rFonts w:cs="宋体" w:hint="eastAsia"/>
          <w:color w:val="000000"/>
          <w:sz w:val="24"/>
        </w:rPr>
        <w:t>。</w:t>
      </w:r>
      <w:r w:rsidRPr="00316D2B">
        <w:rPr>
          <w:rFonts w:cs="宋体" w:hint="eastAsia"/>
          <w:color w:val="000000"/>
          <w:sz w:val="24"/>
        </w:rPr>
        <w:t>Neo4j</w:t>
      </w:r>
      <w:r w:rsidRPr="00316D2B">
        <w:rPr>
          <w:rFonts w:cs="宋体" w:hint="eastAsia"/>
          <w:color w:val="000000"/>
          <w:sz w:val="24"/>
        </w:rPr>
        <w:t>是一款强健的，可伸缩的，</w:t>
      </w:r>
      <w:r w:rsidRPr="00316D2B">
        <w:rPr>
          <w:rFonts w:cs="宋体"/>
          <w:color w:val="000000"/>
          <w:sz w:val="24"/>
        </w:rPr>
        <w:t>用</w:t>
      </w:r>
      <w:r w:rsidRPr="00316D2B">
        <w:rPr>
          <w:rFonts w:cs="宋体"/>
          <w:color w:val="000000"/>
          <w:sz w:val="24"/>
        </w:rPr>
        <w:t>Java</w:t>
      </w:r>
      <w:r w:rsidRPr="00316D2B">
        <w:rPr>
          <w:rFonts w:cs="宋体"/>
          <w:color w:val="000000"/>
          <w:sz w:val="24"/>
        </w:rPr>
        <w:t>实现、完全兼容</w:t>
      </w:r>
      <w:r w:rsidRPr="00316D2B">
        <w:rPr>
          <w:rFonts w:cs="宋体"/>
          <w:color w:val="000000"/>
          <w:sz w:val="24"/>
        </w:rPr>
        <w:t>ACID</w:t>
      </w:r>
      <w:r w:rsidRPr="00316D2B">
        <w:rPr>
          <w:rFonts w:cs="宋体"/>
          <w:color w:val="000000"/>
          <w:sz w:val="24"/>
        </w:rPr>
        <w:t>的</w:t>
      </w:r>
      <w:r w:rsidRPr="00316D2B">
        <w:rPr>
          <w:rFonts w:cs="宋体" w:hint="eastAsia"/>
          <w:color w:val="000000"/>
          <w:sz w:val="24"/>
        </w:rPr>
        <w:t>高性能图数据库。</w:t>
      </w:r>
      <w:r w:rsidRPr="00316D2B">
        <w:rPr>
          <w:rFonts w:cs="宋体"/>
          <w:color w:val="000000"/>
          <w:sz w:val="24"/>
        </w:rPr>
        <w:t>数据以一种针对图形网络进行过优化的格式保存在磁盘上。</w:t>
      </w:r>
      <w:r w:rsidRPr="00316D2B">
        <w:rPr>
          <w:rFonts w:cs="宋体"/>
          <w:color w:val="000000"/>
          <w:sz w:val="24"/>
        </w:rPr>
        <w:t>Neo4j</w:t>
      </w:r>
      <w:r w:rsidRPr="00316D2B">
        <w:rPr>
          <w:rFonts w:cs="宋体"/>
          <w:color w:val="000000"/>
          <w:sz w:val="24"/>
        </w:rPr>
        <w:t>的内核是一种极快的图形引擎，具有数据库产品期望的所有特性，如恢复、两阶段提交、符合</w:t>
      </w:r>
      <w:r w:rsidRPr="00316D2B">
        <w:rPr>
          <w:rFonts w:cs="宋体"/>
          <w:color w:val="000000"/>
          <w:sz w:val="24"/>
        </w:rPr>
        <w:t>XA</w:t>
      </w:r>
      <w:r w:rsidRPr="00316D2B">
        <w:rPr>
          <w:rFonts w:cs="宋体"/>
          <w:color w:val="000000"/>
          <w:sz w:val="24"/>
        </w:rPr>
        <w:t>等。自</w:t>
      </w:r>
      <w:r w:rsidRPr="00316D2B">
        <w:rPr>
          <w:rFonts w:cs="宋体"/>
          <w:color w:val="000000"/>
          <w:sz w:val="24"/>
        </w:rPr>
        <w:t>2003</w:t>
      </w:r>
      <w:r w:rsidRPr="00316D2B">
        <w:rPr>
          <w:rFonts w:cs="宋体"/>
          <w:color w:val="000000"/>
          <w:sz w:val="24"/>
        </w:rPr>
        <w:t>年起，</w:t>
      </w:r>
      <w:r w:rsidRPr="00316D2B">
        <w:rPr>
          <w:rFonts w:cs="宋体"/>
          <w:color w:val="000000"/>
          <w:sz w:val="24"/>
        </w:rPr>
        <w:t>Neo4j</w:t>
      </w:r>
      <w:r w:rsidRPr="00316D2B">
        <w:rPr>
          <w:rFonts w:cs="宋体"/>
          <w:color w:val="000000"/>
          <w:sz w:val="24"/>
        </w:rPr>
        <w:t>就已经被作为</w:t>
      </w:r>
      <w:r w:rsidRPr="00316D2B">
        <w:rPr>
          <w:rFonts w:cs="宋体"/>
          <w:color w:val="000000"/>
          <w:sz w:val="24"/>
        </w:rPr>
        <w:t>24/7</w:t>
      </w:r>
      <w:r w:rsidRPr="00316D2B">
        <w:rPr>
          <w:rFonts w:cs="宋体"/>
          <w:color w:val="000000"/>
          <w:sz w:val="24"/>
        </w:rPr>
        <w:t>的产品使用。</w:t>
      </w:r>
      <w:r w:rsidRPr="00316D2B">
        <w:rPr>
          <w:rFonts w:cs="宋体"/>
          <w:color w:val="000000"/>
          <w:sz w:val="24"/>
        </w:rPr>
        <w:t>Neo4j</w:t>
      </w:r>
      <w:r w:rsidRPr="00316D2B">
        <w:rPr>
          <w:rFonts w:cs="宋体"/>
          <w:color w:val="000000"/>
          <w:sz w:val="24"/>
        </w:rPr>
        <w:t>既可作为无需任何管理开销的内嵌数据库使用；也可以作为单独的服务器使用，在这种使用场景下，它提供了广泛使用的</w:t>
      </w:r>
      <w:hyperlink r:id="rId35" w:history="1">
        <w:r w:rsidRPr="00316D2B">
          <w:rPr>
            <w:rFonts w:cs="宋体"/>
            <w:color w:val="000000"/>
            <w:sz w:val="24"/>
          </w:rPr>
          <w:t>REST</w:t>
        </w:r>
      </w:hyperlink>
      <w:r w:rsidRPr="00316D2B">
        <w:rPr>
          <w:rFonts w:cs="宋体"/>
          <w:color w:val="000000"/>
          <w:sz w:val="24"/>
        </w:rPr>
        <w:t>接口，能够方便地集成到基于</w:t>
      </w:r>
      <w:r w:rsidR="005C3BC6" w:rsidRPr="00316D2B">
        <w:rPr>
          <w:rFonts w:cs="宋体"/>
          <w:color w:val="000000"/>
          <w:sz w:val="24"/>
        </w:rPr>
        <w:fldChar w:fldCharType="begin"/>
      </w:r>
      <w:r w:rsidR="005C3BC6" w:rsidRPr="00316D2B">
        <w:rPr>
          <w:rFonts w:cs="宋体"/>
          <w:color w:val="000000"/>
          <w:sz w:val="24"/>
        </w:rPr>
        <w:instrText xml:space="preserve"> HYPERLINK "http://github.com/onewheelgood/Neo4J-REST-PHP-API-client" </w:instrText>
      </w:r>
      <w:r w:rsidR="005C3BC6" w:rsidRPr="00316D2B">
        <w:rPr>
          <w:rFonts w:cs="宋体"/>
          <w:color w:val="000000"/>
          <w:sz w:val="24"/>
        </w:rPr>
        <w:fldChar w:fldCharType="separate"/>
      </w:r>
      <w:r w:rsidRPr="00316D2B">
        <w:rPr>
          <w:rFonts w:cs="宋体"/>
          <w:color w:val="000000"/>
          <w:sz w:val="24"/>
        </w:rPr>
        <w:t>PHP</w:t>
      </w:r>
      <w:r w:rsidR="005C3BC6" w:rsidRPr="00316D2B">
        <w:rPr>
          <w:rFonts w:cs="宋体"/>
          <w:color w:val="000000"/>
          <w:sz w:val="24"/>
        </w:rPr>
        <w:fldChar w:fldCharType="end"/>
      </w:r>
      <w:r w:rsidRPr="00316D2B">
        <w:rPr>
          <w:rFonts w:cs="宋体"/>
          <w:color w:val="000000"/>
          <w:sz w:val="24"/>
        </w:rPr>
        <w:t>、</w:t>
      </w:r>
      <w:r w:rsidRPr="00316D2B">
        <w:rPr>
          <w:rFonts w:cs="宋体"/>
          <w:color w:val="000000"/>
          <w:sz w:val="24"/>
        </w:rPr>
        <w:t>.NET</w:t>
      </w:r>
      <w:r w:rsidRPr="00316D2B">
        <w:rPr>
          <w:rFonts w:cs="宋体"/>
          <w:color w:val="000000"/>
          <w:sz w:val="24"/>
        </w:rPr>
        <w:t>和</w:t>
      </w:r>
      <w:r w:rsidRPr="00316D2B">
        <w:rPr>
          <w:rFonts w:cs="宋体"/>
          <w:color w:val="000000"/>
          <w:sz w:val="24"/>
        </w:rPr>
        <w:t>JavaScript</w:t>
      </w:r>
      <w:r w:rsidRPr="00316D2B">
        <w:rPr>
          <w:rFonts w:cs="宋体"/>
          <w:color w:val="000000"/>
          <w:sz w:val="24"/>
        </w:rPr>
        <w:t>的环境里。开发者可以通过</w:t>
      </w:r>
      <w:r w:rsidR="005C3BC6" w:rsidRPr="00316D2B">
        <w:rPr>
          <w:rFonts w:cs="宋体"/>
          <w:color w:val="000000"/>
          <w:sz w:val="24"/>
        </w:rPr>
        <w:fldChar w:fldCharType="begin"/>
      </w:r>
      <w:r w:rsidR="005C3BC6" w:rsidRPr="00316D2B">
        <w:rPr>
          <w:rFonts w:cs="宋体"/>
          <w:color w:val="000000"/>
          <w:sz w:val="24"/>
        </w:rPr>
        <w:instrText xml:space="preserve"> HYPERLINK "http://api.neo4j.org/current/" </w:instrText>
      </w:r>
      <w:r w:rsidR="005C3BC6" w:rsidRPr="00316D2B">
        <w:rPr>
          <w:rFonts w:cs="宋体"/>
          <w:color w:val="000000"/>
          <w:sz w:val="24"/>
        </w:rPr>
        <w:fldChar w:fldCharType="separate"/>
      </w:r>
      <w:r w:rsidRPr="00316D2B">
        <w:rPr>
          <w:rFonts w:cs="宋体"/>
          <w:color w:val="000000"/>
          <w:sz w:val="24"/>
        </w:rPr>
        <w:t>Java-API</w:t>
      </w:r>
      <w:r w:rsidR="005C3BC6" w:rsidRPr="00316D2B">
        <w:rPr>
          <w:rFonts w:cs="宋体"/>
          <w:color w:val="000000"/>
          <w:sz w:val="24"/>
        </w:rPr>
        <w:fldChar w:fldCharType="end"/>
      </w:r>
      <w:r w:rsidRPr="00316D2B">
        <w:rPr>
          <w:rFonts w:cs="宋体"/>
          <w:color w:val="000000"/>
          <w:sz w:val="24"/>
        </w:rPr>
        <w:t>直接与图形模型交互，</w:t>
      </w:r>
      <w:r w:rsidRPr="00316D2B">
        <w:rPr>
          <w:rFonts w:cs="宋体" w:hint="eastAsia"/>
          <w:color w:val="000000"/>
          <w:sz w:val="24"/>
        </w:rPr>
        <w:t>随着</w:t>
      </w:r>
      <w:r w:rsidRPr="00316D2B">
        <w:rPr>
          <w:rFonts w:cs="宋体"/>
          <w:color w:val="000000"/>
          <w:sz w:val="24"/>
        </w:rPr>
        <w:t>开源的发展</w:t>
      </w:r>
      <w:r w:rsidRPr="00316D2B">
        <w:rPr>
          <w:rFonts w:cs="宋体" w:hint="eastAsia"/>
          <w:color w:val="000000"/>
          <w:sz w:val="24"/>
        </w:rPr>
        <w:t>，</w:t>
      </w:r>
      <w:r w:rsidRPr="00316D2B">
        <w:rPr>
          <w:rFonts w:cs="宋体"/>
          <w:color w:val="000000"/>
          <w:sz w:val="24"/>
        </w:rPr>
        <w:t>目前它也支持</w:t>
      </w:r>
      <w:hyperlink r:id="rId36" w:history="1">
        <w:r w:rsidRPr="00316D2B">
          <w:rPr>
            <w:rFonts w:cs="宋体"/>
            <w:color w:val="000000"/>
            <w:sz w:val="24"/>
          </w:rPr>
          <w:t>JRuby/Ruby</w:t>
        </w:r>
      </w:hyperlink>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"http://github.com/ept/neo4j-scala-template" </w:instrText>
      </w:r>
      <w:r w:rsidR="005C3BC6" w:rsidRPr="00316D2B">
        <w:rPr>
          <w:rFonts w:cs="宋体"/>
          <w:color w:val="000000"/>
          <w:sz w:val="24"/>
        </w:rPr>
        <w:fldChar w:fldCharType="separate"/>
      </w:r>
      <w:r w:rsidRPr="00316D2B">
        <w:rPr>
          <w:rFonts w:cs="宋体"/>
          <w:color w:val="000000"/>
          <w:sz w:val="24"/>
        </w:rPr>
        <w:t>Scala</w:t>
      </w:r>
      <w:r w:rsidR="005C3BC6" w:rsidRPr="00316D2B">
        <w:rPr>
          <w:rFonts w:cs="宋体"/>
          <w:color w:val="000000"/>
          <w:sz w:val="24"/>
        </w:rPr>
        <w:fldChar w:fldCharType="end"/>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"http://components.neo4j.org/neo4j.py/" </w:instrText>
      </w:r>
      <w:r w:rsidR="005C3BC6" w:rsidRPr="00316D2B">
        <w:rPr>
          <w:rFonts w:cs="宋体"/>
          <w:color w:val="000000"/>
          <w:sz w:val="24"/>
        </w:rPr>
        <w:fldChar w:fldCharType="separate"/>
      </w:r>
      <w:r w:rsidRPr="00316D2B">
        <w:rPr>
          <w:rFonts w:cs="宋体"/>
          <w:color w:val="000000"/>
          <w:sz w:val="24"/>
        </w:rPr>
        <w:t>Python</w:t>
      </w:r>
      <w:r w:rsidR="005C3BC6" w:rsidRPr="00316D2B">
        <w:rPr>
          <w:rFonts w:cs="宋体"/>
          <w:color w:val="000000"/>
          <w:sz w:val="24"/>
        </w:rPr>
        <w:fldChar w:fldCharType="end"/>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"http://github.com/JulianMorrison/neo4j-clojure" </w:instrText>
      </w:r>
      <w:r w:rsidR="005C3BC6" w:rsidRPr="00316D2B">
        <w:rPr>
          <w:rFonts w:cs="宋体"/>
          <w:color w:val="000000"/>
          <w:sz w:val="24"/>
        </w:rPr>
        <w:fldChar w:fldCharType="separate"/>
      </w:r>
      <w:r w:rsidRPr="00316D2B">
        <w:rPr>
          <w:rFonts w:cs="宋体"/>
          <w:color w:val="000000"/>
          <w:sz w:val="24"/>
        </w:rPr>
        <w:t>Clojure</w:t>
      </w:r>
      <w:r w:rsidR="005C3BC6" w:rsidRPr="00316D2B">
        <w:rPr>
          <w:rFonts w:cs="宋体"/>
          <w:color w:val="000000"/>
          <w:sz w:val="24"/>
        </w:rPr>
        <w:fldChar w:fldCharType="end"/>
      </w:r>
      <w:r w:rsidRPr="00316D2B">
        <w:rPr>
          <w:rFonts w:cs="宋体"/>
          <w:color w:val="000000"/>
          <w:sz w:val="24"/>
        </w:rPr>
        <w:t>等其他语言</w:t>
      </w:r>
      <w:r w:rsidRPr="00316D2B">
        <w:rPr>
          <w:rFonts w:cs="宋体" w:hint="eastAsia"/>
          <w:color w:val="000000"/>
          <w:sz w:val="24"/>
        </w:rPr>
        <w:t>。</w:t>
      </w:r>
      <w:r w:rsidR="007C017B" w:rsidRPr="00316D2B">
        <w:rPr>
          <w:rFonts w:cs="宋体" w:hint="eastAsia"/>
          <w:color w:val="000000"/>
          <w:sz w:val="24"/>
        </w:rPr>
        <w:t>而它的这两个版本都可以做成集群，从而（使用主从复制）实现高可用性和</w:t>
      </w:r>
      <w:proofErr w:type="gramStart"/>
      <w:r w:rsidR="007C017B" w:rsidRPr="00316D2B">
        <w:rPr>
          <w:rFonts w:cs="宋体" w:hint="eastAsia"/>
          <w:color w:val="000000"/>
          <w:sz w:val="24"/>
        </w:rPr>
        <w:t>水平读</w:t>
      </w:r>
      <w:proofErr w:type="gramEnd"/>
      <w:r w:rsidR="007C017B" w:rsidRPr="00316D2B">
        <w:rPr>
          <w:rFonts w:cs="宋体" w:hint="eastAsia"/>
          <w:color w:val="000000"/>
          <w:sz w:val="24"/>
        </w:rPr>
        <w:t>扩展，甚至我们可以将两个版本进行混合，在数据库级执行。</w:t>
      </w:r>
    </w:p>
    <w:p w:rsidR="00D8547C" w:rsidRPr="00316D2B" w:rsidRDefault="00E914F9" w:rsidP="001C7B0D">
      <w:pPr>
        <w:ind w:firstLine="424"/>
        <w:rPr>
          <w:rFonts w:cs="宋体"/>
          <w:color w:val="000000"/>
          <w:sz w:val="24"/>
        </w:rPr>
      </w:pPr>
      <w:r w:rsidRPr="00316D2B">
        <w:rPr>
          <w:rFonts w:cs="宋体"/>
          <w:color w:val="000000"/>
          <w:sz w:val="24"/>
        </w:rPr>
        <w:t>Neo</w:t>
      </w:r>
      <w:r w:rsidRPr="00316D2B">
        <w:rPr>
          <w:rFonts w:cs="宋体" w:hint="eastAsia"/>
          <w:color w:val="000000"/>
          <w:sz w:val="24"/>
        </w:rPr>
        <w:t>4j</w:t>
      </w:r>
      <w:r w:rsidRPr="00316D2B">
        <w:rPr>
          <w:rFonts w:cs="宋体" w:hint="eastAsia"/>
          <w:color w:val="000000"/>
          <w:sz w:val="24"/>
        </w:rPr>
        <w:t>的几个特点如：</w:t>
      </w:r>
      <w:r w:rsidRPr="00316D2B">
        <w:rPr>
          <w:rFonts w:cs="宋体"/>
          <w:color w:val="000000"/>
          <w:sz w:val="24"/>
        </w:rPr>
        <w:t>使用多种算法支持路径搜索</w:t>
      </w:r>
      <w:r w:rsidRPr="00316D2B">
        <w:rPr>
          <w:rFonts w:cs="宋体" w:hint="eastAsia"/>
          <w:color w:val="000000"/>
          <w:sz w:val="24"/>
        </w:rPr>
        <w:t>，</w:t>
      </w:r>
      <w:r w:rsidRPr="00316D2B">
        <w:rPr>
          <w:rFonts w:cs="宋体"/>
          <w:color w:val="000000"/>
          <w:sz w:val="24"/>
        </w:rPr>
        <w:t>使用键值和关系进行索引</w:t>
      </w:r>
      <w:r w:rsidRPr="00316D2B">
        <w:rPr>
          <w:rFonts w:cs="宋体" w:hint="eastAsia"/>
          <w:color w:val="000000"/>
          <w:sz w:val="24"/>
        </w:rPr>
        <w:t>，</w:t>
      </w:r>
      <w:r w:rsidRPr="00316D2B">
        <w:rPr>
          <w:rFonts w:cs="宋体"/>
          <w:color w:val="000000"/>
          <w:sz w:val="24"/>
        </w:rPr>
        <w:t>为读操作进行优化</w:t>
      </w:r>
      <w:r w:rsidRPr="00316D2B">
        <w:rPr>
          <w:rFonts w:cs="宋体" w:hint="eastAsia"/>
          <w:color w:val="000000"/>
          <w:sz w:val="24"/>
        </w:rPr>
        <w:t>，</w:t>
      </w:r>
      <w:r w:rsidRPr="00316D2B">
        <w:rPr>
          <w:rFonts w:cs="宋体"/>
          <w:color w:val="000000"/>
          <w:sz w:val="24"/>
        </w:rPr>
        <w:t>支持事务（用</w:t>
      </w:r>
      <w:r w:rsidRPr="00316D2B">
        <w:rPr>
          <w:rFonts w:cs="宋体"/>
          <w:color w:val="000000"/>
          <w:sz w:val="24"/>
        </w:rPr>
        <w:t xml:space="preserve"> Java </w:t>
      </w:r>
      <w:proofErr w:type="spellStart"/>
      <w:r w:rsidRPr="00316D2B">
        <w:rPr>
          <w:rFonts w:cs="宋体"/>
          <w:color w:val="000000"/>
          <w:sz w:val="24"/>
        </w:rPr>
        <w:t>api</w:t>
      </w:r>
      <w:proofErr w:type="spellEnd"/>
      <w:r w:rsidRPr="00316D2B">
        <w:rPr>
          <w:rFonts w:cs="宋体"/>
          <w:color w:val="000000"/>
          <w:sz w:val="24"/>
        </w:rPr>
        <w:t>）</w:t>
      </w:r>
      <w:r w:rsidRPr="00316D2B">
        <w:rPr>
          <w:rFonts w:cs="宋体" w:hint="eastAsia"/>
          <w:color w:val="000000"/>
          <w:sz w:val="24"/>
        </w:rPr>
        <w:t>，</w:t>
      </w:r>
      <w:r w:rsidRPr="00316D2B">
        <w:rPr>
          <w:rFonts w:cs="宋体"/>
          <w:color w:val="000000"/>
          <w:sz w:val="24"/>
        </w:rPr>
        <w:t>使用</w:t>
      </w:r>
      <w:r w:rsidRPr="00316D2B">
        <w:rPr>
          <w:rFonts w:cs="宋体"/>
          <w:color w:val="000000"/>
          <w:sz w:val="24"/>
        </w:rPr>
        <w:t xml:space="preserve"> Gremlin</w:t>
      </w:r>
      <w:r w:rsidRPr="00316D2B">
        <w:rPr>
          <w:rFonts w:cs="宋体"/>
          <w:color w:val="000000"/>
          <w:sz w:val="24"/>
        </w:rPr>
        <w:t>图形遍历语言</w:t>
      </w:r>
      <w:r w:rsidRPr="00316D2B">
        <w:rPr>
          <w:rFonts w:cs="宋体" w:hint="eastAsia"/>
          <w:color w:val="000000"/>
          <w:sz w:val="24"/>
        </w:rPr>
        <w:t>，</w:t>
      </w:r>
      <w:r w:rsidRPr="00316D2B">
        <w:rPr>
          <w:rFonts w:cs="宋体"/>
          <w:color w:val="000000"/>
          <w:sz w:val="24"/>
        </w:rPr>
        <w:t>支持</w:t>
      </w:r>
      <w:r w:rsidRPr="00316D2B">
        <w:rPr>
          <w:rFonts w:cs="宋体"/>
          <w:color w:val="000000"/>
          <w:sz w:val="24"/>
        </w:rPr>
        <w:t xml:space="preserve"> Groovy</w:t>
      </w:r>
      <w:r w:rsidRPr="00316D2B">
        <w:rPr>
          <w:rFonts w:cs="宋体"/>
          <w:color w:val="000000"/>
          <w:sz w:val="24"/>
        </w:rPr>
        <w:t>脚本</w:t>
      </w:r>
      <w:r w:rsidRPr="00316D2B">
        <w:rPr>
          <w:rFonts w:cs="宋体" w:hint="eastAsia"/>
          <w:color w:val="000000"/>
          <w:sz w:val="24"/>
        </w:rPr>
        <w:t>，</w:t>
      </w:r>
      <w:r w:rsidRPr="00316D2B">
        <w:rPr>
          <w:rFonts w:cs="宋体"/>
          <w:color w:val="000000"/>
          <w:sz w:val="24"/>
        </w:rPr>
        <w:t>支持在线备份，高级监控及高可靠性支持使用</w:t>
      </w:r>
      <w:r w:rsidRPr="00316D2B">
        <w:rPr>
          <w:rFonts w:cs="宋体"/>
          <w:color w:val="000000"/>
          <w:sz w:val="24"/>
        </w:rPr>
        <w:t xml:space="preserve"> AGPL/</w:t>
      </w:r>
      <w:r w:rsidRPr="00316D2B">
        <w:rPr>
          <w:rFonts w:cs="宋体"/>
          <w:color w:val="000000"/>
          <w:sz w:val="24"/>
        </w:rPr>
        <w:t>商业</w:t>
      </w:r>
      <w:commentRangeStart w:id="56"/>
      <w:commentRangeStart w:id="57"/>
      <w:r w:rsidRPr="00316D2B">
        <w:rPr>
          <w:rFonts w:cs="宋体"/>
          <w:color w:val="000000"/>
          <w:sz w:val="24"/>
        </w:rPr>
        <w:t>许可</w:t>
      </w:r>
      <w:commentRangeEnd w:id="56"/>
      <w:commentRangeEnd w:id="57"/>
      <w:r w:rsidR="008B5177" w:rsidRPr="00316D2B">
        <w:rPr>
          <w:rFonts w:cs="宋体"/>
          <w:color w:val="000000"/>
          <w:sz w:val="24"/>
        </w:rPr>
        <w:commentReference w:id="56"/>
      </w:r>
      <w:r w:rsidR="008B5177" w:rsidRPr="00316D2B">
        <w:rPr>
          <w:rFonts w:cs="宋体"/>
          <w:color w:val="000000"/>
          <w:sz w:val="24"/>
        </w:rPr>
        <w:commentReference w:id="57"/>
      </w:r>
      <w:r w:rsidRPr="00316D2B">
        <w:rPr>
          <w:rFonts w:cs="宋体" w:hint="eastAsia"/>
          <w:color w:val="000000"/>
          <w:sz w:val="24"/>
        </w:rPr>
        <w:t>。</w:t>
      </w:r>
    </w:p>
    <w:p w:rsidR="00CB590E" w:rsidRPr="00316D2B" w:rsidRDefault="00CB590E" w:rsidP="00CB590E">
      <w:pPr>
        <w:ind w:firstLine="424"/>
        <w:rPr>
          <w:rFonts w:cs="宋体"/>
          <w:color w:val="000000"/>
          <w:sz w:val="24"/>
        </w:rPr>
      </w:pPr>
      <w:r w:rsidRPr="00316D2B">
        <w:rPr>
          <w:rFonts w:cs="宋体" w:hint="eastAsia"/>
          <w:color w:val="000000"/>
          <w:sz w:val="24"/>
        </w:rPr>
        <w:t>接下来我们尝试将图数据库与场景结合起来。在过程中继续分析其优劣。</w:t>
      </w:r>
    </w:p>
    <w:p w:rsidR="00CB590E" w:rsidRPr="00316D2B" w:rsidRDefault="00CB590E" w:rsidP="00CB590E">
      <w:pPr>
        <w:ind w:firstLine="424"/>
        <w:rPr>
          <w:rFonts w:cs="宋体"/>
          <w:color w:val="000000"/>
          <w:sz w:val="24"/>
        </w:rPr>
      </w:pPr>
      <w:r w:rsidRPr="00316D2B">
        <w:rPr>
          <w:rFonts w:cs="宋体" w:hint="eastAsia"/>
          <w:color w:val="000000"/>
          <w:sz w:val="24"/>
        </w:rPr>
        <w:t>根据</w:t>
      </w:r>
      <w:r w:rsidR="001C7B0D" w:rsidRPr="00316D2B">
        <w:rPr>
          <w:rFonts w:cs="宋体" w:hint="eastAsia"/>
          <w:color w:val="000000"/>
          <w:sz w:val="24"/>
        </w:rPr>
        <w:t>1.3.1</w:t>
      </w:r>
      <w:r w:rsidR="001C7B0D" w:rsidRPr="00316D2B">
        <w:rPr>
          <w:rFonts w:cs="宋体" w:hint="eastAsia"/>
          <w:color w:val="000000"/>
          <w:sz w:val="24"/>
        </w:rPr>
        <w:t>的</w:t>
      </w:r>
      <w:r w:rsidRPr="00316D2B">
        <w:rPr>
          <w:rFonts w:cs="宋体" w:hint="eastAsia"/>
          <w:color w:val="000000"/>
          <w:sz w:val="24"/>
        </w:rPr>
        <w:t>场景，我认为大致可以分为三个模型。模型</w:t>
      </w:r>
      <w:proofErr w:type="gramStart"/>
      <w:r w:rsidRPr="00316D2B">
        <w:rPr>
          <w:rFonts w:cs="宋体" w:hint="eastAsia"/>
          <w:color w:val="000000"/>
          <w:sz w:val="24"/>
        </w:rPr>
        <w:t>一</w:t>
      </w:r>
      <w:proofErr w:type="gramEnd"/>
      <w:r w:rsidRPr="00316D2B">
        <w:rPr>
          <w:rFonts w:cs="宋体" w:hint="eastAsia"/>
          <w:color w:val="000000"/>
          <w:sz w:val="24"/>
        </w:rPr>
        <w:t>：方便面的属性记</w:t>
      </w:r>
      <w:r w:rsidRPr="00316D2B">
        <w:rPr>
          <w:rFonts w:cs="宋体" w:hint="eastAsia"/>
          <w:color w:val="000000"/>
          <w:sz w:val="24"/>
        </w:rPr>
        <w:lastRenderedPageBreak/>
        <w:t>录。这里主要包括表层属性，分数情况。模型二：测试</w:t>
      </w:r>
      <w:proofErr w:type="gramStart"/>
      <w:r w:rsidRPr="00316D2B">
        <w:rPr>
          <w:rFonts w:cs="宋体" w:hint="eastAsia"/>
          <w:color w:val="000000"/>
          <w:sz w:val="24"/>
        </w:rPr>
        <w:t>员分析</w:t>
      </w:r>
      <w:proofErr w:type="gramEnd"/>
      <w:r w:rsidRPr="00316D2B">
        <w:rPr>
          <w:rFonts w:cs="宋体" w:hint="eastAsia"/>
          <w:color w:val="000000"/>
          <w:sz w:val="24"/>
        </w:rPr>
        <w:t>过程中的打分记录。这里数据模型简单，数据量大。需要注意的是如何把时间因素记录得当。模型三：用户的反馈记录。这里可以为后续的推荐功能，产量设计提供数据支持。</w:t>
      </w:r>
    </w:p>
    <w:p w:rsidR="00CB590E" w:rsidRPr="00316D2B" w:rsidRDefault="00CB590E" w:rsidP="00CB590E">
      <w:pPr>
        <w:ind w:firstLine="424"/>
        <w:rPr>
          <w:rFonts w:cs="宋体"/>
          <w:color w:val="000000"/>
          <w:sz w:val="24"/>
        </w:rPr>
      </w:pPr>
      <w:r w:rsidRPr="00316D2B">
        <w:rPr>
          <w:rFonts w:cs="宋体" w:hint="eastAsia"/>
          <w:color w:val="000000"/>
          <w:sz w:val="24"/>
        </w:rPr>
        <w:t>分析完数据模型后，我们可以结合图数据库的特点来看如何设计数据存储模型。在以上提到的食物领域，我认为</w:t>
      </w:r>
      <w:proofErr w:type="gramStart"/>
      <w:r w:rsidRPr="00316D2B">
        <w:rPr>
          <w:rFonts w:cs="宋体" w:hint="eastAsia"/>
          <w:color w:val="000000"/>
          <w:sz w:val="24"/>
        </w:rPr>
        <w:t>源数据</w:t>
      </w:r>
      <w:proofErr w:type="gramEnd"/>
      <w:r w:rsidRPr="00316D2B">
        <w:rPr>
          <w:rFonts w:cs="宋体" w:hint="eastAsia"/>
          <w:color w:val="000000"/>
          <w:sz w:val="24"/>
        </w:rPr>
        <w:t>的主要特点是结构简单，数据量大，变动性高。那么，个人比较遗憾的发现，图数据库最大的优点——联系在这个场景里并没有很好的得到表现。因为食物之间并不会有很多的事件交集，显然无法像社交网络那样完美的体现图数据库中联系一等公民的地位。</w:t>
      </w:r>
    </w:p>
    <w:p w:rsidR="00CB590E" w:rsidRPr="00316D2B" w:rsidRDefault="00CB590E" w:rsidP="00CB590E">
      <w:pPr>
        <w:ind w:firstLine="424"/>
        <w:rPr>
          <w:rFonts w:cs="宋体"/>
          <w:color w:val="000000"/>
          <w:sz w:val="24"/>
        </w:rPr>
      </w:pPr>
      <w:r w:rsidRPr="00316D2B">
        <w:rPr>
          <w:rFonts w:cs="宋体" w:hint="eastAsia"/>
          <w:color w:val="000000"/>
          <w:sz w:val="24"/>
        </w:rPr>
        <w:t>那么，这就意味着图数据库不适合了吗？我认为也不是这样的。虽然事物间的联系不多，但从以上描述中可以清晰看到一个食物的属性是很多的。特别是在口味这里，作为食物最重要的特性，我们可以很明显的看到厂商在这里用了多种角度分析，在味觉粒度和时间粒度上都做了细化。也就是说，一个物品的属性之间是有联系的。这样无疑也可以让图数据库发挥特长。而且，在反馈分析这里，我认为图数据库是非常适合的。不同人对不同事物有不同的喜好。这个过程可以看出有</w:t>
      </w:r>
      <w:r w:rsidRPr="00316D2B">
        <w:rPr>
          <w:rFonts w:cs="宋体" w:hint="eastAsia"/>
          <w:color w:val="000000"/>
          <w:sz w:val="24"/>
        </w:rPr>
        <w:t>3</w:t>
      </w:r>
      <w:r w:rsidRPr="00316D2B">
        <w:rPr>
          <w:rFonts w:cs="宋体" w:hint="eastAsia"/>
          <w:color w:val="000000"/>
          <w:sz w:val="24"/>
        </w:rPr>
        <w:t>部分的联系。人和食物（是否喜爱），人和人（口味是否类似），食物和食物（是否是统一风格大类）值得注意的是，我们在介绍图数据库时提到过它擅长的领域，正如当时分析的，做推荐系统图数据库具有天然的优势，它带来的对性能的提高不容小觑。</w:t>
      </w:r>
    </w:p>
    <w:p w:rsidR="00CB590E" w:rsidRPr="00316D2B" w:rsidRDefault="00CB590E" w:rsidP="00CB590E">
      <w:pPr>
        <w:ind w:firstLine="424"/>
        <w:rPr>
          <w:rFonts w:cs="宋体"/>
          <w:color w:val="000000"/>
          <w:sz w:val="24"/>
        </w:rPr>
      </w:pPr>
      <w:r w:rsidRPr="00316D2B">
        <w:rPr>
          <w:rFonts w:cs="宋体" w:hint="eastAsia"/>
          <w:color w:val="000000"/>
          <w:sz w:val="24"/>
        </w:rPr>
        <w:t>同时，正如之前提到的，本情景下，需求变更快，</w:t>
      </w:r>
      <w:proofErr w:type="gramStart"/>
      <w:r w:rsidRPr="00316D2B">
        <w:rPr>
          <w:rFonts w:cs="宋体" w:hint="eastAsia"/>
          <w:color w:val="000000"/>
          <w:sz w:val="24"/>
        </w:rPr>
        <w:t>源数据</w:t>
      </w:r>
      <w:proofErr w:type="gramEnd"/>
      <w:r w:rsidRPr="00316D2B">
        <w:rPr>
          <w:rFonts w:cs="宋体" w:hint="eastAsia"/>
          <w:color w:val="000000"/>
          <w:sz w:val="24"/>
        </w:rPr>
        <w:t>的变动性高，换句话说就是对数据模型的可扩展性有很高的要求。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sidRPr="00316D2B">
        <w:rPr>
          <w:rFonts w:cs="宋体" w:hint="eastAsia"/>
          <w:color w:val="000000"/>
          <w:sz w:val="24"/>
        </w:rPr>
        <w:t>/</w:t>
      </w:r>
      <w:r w:rsidRPr="00316D2B">
        <w:rPr>
          <w:rFonts w:cs="宋体" w:hint="eastAsia"/>
          <w:color w:val="000000"/>
          <w:sz w:val="24"/>
        </w:rPr>
        <w:t>丢失数据</w:t>
      </w:r>
      <w:r w:rsidRPr="00316D2B">
        <w:rPr>
          <w:rFonts w:cs="宋体" w:hint="eastAsia"/>
          <w:color w:val="000000"/>
          <w:sz w:val="24"/>
        </w:rPr>
        <w:t>/</w:t>
      </w:r>
      <w:r w:rsidRPr="00316D2B">
        <w:rPr>
          <w:rFonts w:cs="宋体" w:hint="eastAsia"/>
          <w:color w:val="000000"/>
          <w:sz w:val="24"/>
        </w:rPr>
        <w:t>模型臃肿等恶性情况的发生。这大大增大了项目的风险，也有很大概率降低系统的性能。</w:t>
      </w:r>
      <w:r w:rsidR="00784208">
        <w:rPr>
          <w:rFonts w:cs="宋体" w:hint="eastAsia"/>
          <w:color w:val="000000"/>
          <w:sz w:val="24"/>
        </w:rPr>
        <w:t>而</w:t>
      </w:r>
      <w:r w:rsidRPr="00316D2B">
        <w:rPr>
          <w:rFonts w:cs="宋体" w:hint="eastAsia"/>
          <w:color w:val="000000"/>
          <w:sz w:val="24"/>
        </w:rPr>
        <w:t>考虑到如上的可能性，图数据库天生良好的可扩展性无疑非常适合于需求</w:t>
      </w:r>
      <w:proofErr w:type="gramStart"/>
      <w:r w:rsidRPr="00316D2B">
        <w:rPr>
          <w:rFonts w:cs="宋体" w:hint="eastAsia"/>
          <w:color w:val="000000"/>
          <w:sz w:val="24"/>
        </w:rPr>
        <w:t>变更快</w:t>
      </w:r>
      <w:proofErr w:type="gramEnd"/>
      <w:r w:rsidRPr="00316D2B">
        <w:rPr>
          <w:rFonts w:cs="宋体" w:hint="eastAsia"/>
          <w:color w:val="000000"/>
          <w:sz w:val="24"/>
        </w:rPr>
        <w:t>的敏捷开发模式。它没有那些复杂的物理模型</w:t>
      </w:r>
      <w:r w:rsidR="001C7B0D" w:rsidRPr="00316D2B">
        <w:rPr>
          <w:rFonts w:cs="宋体" w:hint="eastAsia"/>
          <w:color w:val="000000"/>
          <w:sz w:val="24"/>
        </w:rPr>
        <w:t>或</w:t>
      </w:r>
      <w:r w:rsidRPr="00316D2B">
        <w:rPr>
          <w:rFonts w:cs="宋体" w:hint="eastAsia"/>
          <w:color w:val="000000"/>
          <w:sz w:val="24"/>
        </w:rPr>
        <w:t>概念模型转换。建立表结构</w:t>
      </w:r>
      <w:r w:rsidR="001C7B0D" w:rsidRPr="00316D2B">
        <w:rPr>
          <w:rFonts w:cs="宋体" w:hint="eastAsia"/>
          <w:color w:val="000000"/>
          <w:sz w:val="24"/>
        </w:rPr>
        <w:t>非常简单，在原有表上新增属性和联系只需新增节点并画上线即可，</w:t>
      </w:r>
      <w:r w:rsidRPr="00316D2B">
        <w:rPr>
          <w:rFonts w:cs="宋体" w:hint="eastAsia"/>
          <w:color w:val="000000"/>
          <w:sz w:val="24"/>
        </w:rPr>
        <w:t>实在是非常的高效方便。再其次，在数据的查找方面，图数据库的查询只发生在图的局部，不需要遍历整个库，而且由于它联系分明，在深层次的数据查询方面比传统的好上太多，传统关系型查询性能随深度增加是</w:t>
      </w:r>
      <w:proofErr w:type="gramStart"/>
      <w:r w:rsidRPr="00316D2B">
        <w:rPr>
          <w:rFonts w:cs="宋体" w:hint="eastAsia"/>
          <w:color w:val="000000"/>
          <w:sz w:val="24"/>
        </w:rPr>
        <w:t>指数级减小</w:t>
      </w:r>
      <w:proofErr w:type="gramEnd"/>
      <w:r w:rsidRPr="00316D2B">
        <w:rPr>
          <w:rFonts w:cs="宋体" w:hint="eastAsia"/>
          <w:color w:val="000000"/>
          <w:sz w:val="24"/>
        </w:rPr>
        <w:t>的，而对于图数据库，这基本是线性的，当深度大于</w:t>
      </w:r>
      <w:r w:rsidRPr="00316D2B">
        <w:rPr>
          <w:rFonts w:cs="宋体" w:hint="eastAsia"/>
          <w:color w:val="000000"/>
          <w:sz w:val="24"/>
        </w:rPr>
        <w:t>3</w:t>
      </w:r>
      <w:r w:rsidRPr="00316D2B">
        <w:rPr>
          <w:rFonts w:cs="宋体" w:hint="eastAsia"/>
          <w:color w:val="000000"/>
          <w:sz w:val="24"/>
        </w:rPr>
        <w:t>时，其中的差距实在需要引起注意。</w:t>
      </w:r>
    </w:p>
    <w:p w:rsidR="00CB590E" w:rsidRPr="00316D2B" w:rsidRDefault="00CB590E" w:rsidP="007307A0">
      <w:pPr>
        <w:ind w:firstLine="424"/>
        <w:rPr>
          <w:rFonts w:cs="宋体"/>
          <w:color w:val="000000"/>
          <w:sz w:val="24"/>
        </w:rPr>
      </w:pPr>
      <w:r w:rsidRPr="00316D2B">
        <w:rPr>
          <w:rFonts w:cs="宋体" w:hint="eastAsia"/>
          <w:color w:val="000000"/>
          <w:sz w:val="24"/>
        </w:rPr>
        <w:t>然而，虽然我这么喜爱图数据库建模方式，总体来说，它也还是有表现不佳的地方。这里主要体现在对时间流的掌控上，图的亮点在于实体间的联系，而时间是流式的，每个时间都有新的不同的数据，个人认为，这个变化的过程用图数据库来记录实在是</w:t>
      </w:r>
      <w:r w:rsidR="007C017B" w:rsidRPr="00316D2B">
        <w:rPr>
          <w:rFonts w:cs="宋体" w:hint="eastAsia"/>
          <w:color w:val="000000"/>
          <w:sz w:val="24"/>
        </w:rPr>
        <w:t>不太合适的，图数据库表示时间一般是两种方法，时间轴数和链表。放在本例的场景下都不是很合适</w:t>
      </w:r>
      <w:r w:rsidRPr="00316D2B">
        <w:rPr>
          <w:rFonts w:cs="宋体" w:hint="eastAsia"/>
          <w:color w:val="000000"/>
          <w:sz w:val="24"/>
        </w:rPr>
        <w:t>。</w:t>
      </w:r>
    </w:p>
    <w:p w:rsidR="00CB590E" w:rsidRPr="00316D2B" w:rsidRDefault="00CB590E" w:rsidP="00784208">
      <w:pPr>
        <w:ind w:firstLine="424"/>
        <w:rPr>
          <w:rFonts w:cs="宋体"/>
          <w:color w:val="000000"/>
          <w:sz w:val="24"/>
        </w:rPr>
      </w:pPr>
      <w:r w:rsidRPr="00316D2B">
        <w:rPr>
          <w:rFonts w:cs="宋体" w:hint="eastAsia"/>
          <w:color w:val="000000"/>
          <w:sz w:val="24"/>
        </w:rPr>
        <w:t>这里画</w:t>
      </w:r>
      <w:r w:rsidR="00784208">
        <w:rPr>
          <w:rFonts w:cs="宋体" w:hint="eastAsia"/>
          <w:color w:val="000000"/>
          <w:sz w:val="24"/>
        </w:rPr>
        <w:t>出图数据库的模型设计：</w:t>
      </w:r>
    </w:p>
    <w:p w:rsidR="00CB590E" w:rsidRDefault="00CB590E" w:rsidP="00CB590E">
      <w:r w:rsidRPr="00924EDF">
        <w:rPr>
          <w:noProof/>
        </w:rPr>
        <w:lastRenderedPageBreak/>
        <w:drawing>
          <wp:inline distT="0" distB="0" distL="0" distR="0" wp14:anchorId="701E0926" wp14:editId="4B51D943">
            <wp:extent cx="4572638" cy="34294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638" cy="3429479"/>
                    </a:xfrm>
                    <a:prstGeom prst="rect">
                      <a:avLst/>
                    </a:prstGeom>
                  </pic:spPr>
                </pic:pic>
              </a:graphicData>
            </a:graphic>
          </wp:inline>
        </w:drawing>
      </w:r>
    </w:p>
    <w:p w:rsidR="00784208" w:rsidRPr="00784208" w:rsidRDefault="00784208" w:rsidP="00CB590E">
      <w:pPr>
        <w:rPr>
          <w:rFonts w:cs="宋体"/>
          <w:color w:val="000000"/>
          <w:sz w:val="24"/>
        </w:rPr>
      </w:pPr>
      <w:r w:rsidRPr="00784208">
        <w:rPr>
          <w:rFonts w:cs="宋体" w:hint="eastAsia"/>
          <w:color w:val="000000"/>
          <w:sz w:val="24"/>
        </w:rPr>
        <w:t>以方便面属性为例，我们将方便面与厂商拆为两个对象，分别对应两个标签</w:t>
      </w:r>
      <w:r w:rsidRPr="00784208">
        <w:rPr>
          <w:rFonts w:cs="宋体" w:hint="eastAsia"/>
          <w:color w:val="000000"/>
          <w:sz w:val="24"/>
        </w:rPr>
        <w:t>(label)</w:t>
      </w:r>
      <w:r w:rsidRPr="00784208">
        <w:rPr>
          <w:rFonts w:cs="宋体" w:hint="eastAsia"/>
          <w:color w:val="000000"/>
          <w:sz w:val="24"/>
        </w:rPr>
        <w:t>的结点，再通过</w:t>
      </w:r>
      <w:r w:rsidRPr="00784208">
        <w:rPr>
          <w:rFonts w:cs="宋体"/>
          <w:color w:val="000000"/>
          <w:sz w:val="24"/>
        </w:rPr>
        <w:t>Relationship</w:t>
      </w:r>
      <w:r w:rsidRPr="00784208">
        <w:rPr>
          <w:rFonts w:cs="宋体" w:hint="eastAsia"/>
          <w:color w:val="000000"/>
          <w:sz w:val="24"/>
        </w:rPr>
        <w:t>函数进行关联。</w:t>
      </w:r>
      <w:commentRangeStart w:id="58"/>
      <w:r w:rsidRPr="00784208">
        <w:rPr>
          <w:rFonts w:cs="宋体" w:hint="eastAsia"/>
          <w:color w:val="000000"/>
          <w:sz w:val="24"/>
        </w:rPr>
        <w:t>设计如：</w:t>
      </w:r>
      <w:commentRangeEnd w:id="58"/>
      <w:r>
        <w:rPr>
          <w:rStyle w:val="af0"/>
        </w:rPr>
        <w:commentReference w:id="58"/>
      </w:r>
    </w:p>
    <w:tbl>
      <w:tblPr>
        <w:tblStyle w:val="ad"/>
        <w:tblW w:w="0" w:type="auto"/>
        <w:tblLook w:val="04A0" w:firstRow="1" w:lastRow="0" w:firstColumn="1" w:lastColumn="0" w:noHBand="0" w:noVBand="1"/>
      </w:tblPr>
      <w:tblGrid>
        <w:gridCol w:w="8607"/>
      </w:tblGrid>
      <w:tr w:rsidR="00784208" w:rsidTr="00784208">
        <w:tc>
          <w:tcPr>
            <w:tcW w:w="8607" w:type="dxa"/>
          </w:tcPr>
          <w:p w:rsidR="00784208" w:rsidRDefault="00784208" w:rsidP="00784208">
            <w:r>
              <w:t>for InstantNoodle2 in InstantNoodles2:</w:t>
            </w:r>
          </w:p>
          <w:p w:rsidR="00784208" w:rsidRDefault="00784208" w:rsidP="00784208">
            <w:r>
              <w:t xml:space="preserve">    node = Node("InstantNoodle2",label = "InstantNoodle2",**InstantNoodle2)</w:t>
            </w:r>
          </w:p>
          <w:p w:rsidR="00784208" w:rsidRDefault="00784208" w:rsidP="00784208">
            <w:r>
              <w:t xml:space="preserve">    </w:t>
            </w:r>
            <w:proofErr w:type="spellStart"/>
            <w:r>
              <w:t>tx.merge</w:t>
            </w:r>
            <w:proofErr w:type="spellEnd"/>
            <w:r>
              <w:t>(node)</w:t>
            </w:r>
          </w:p>
          <w:p w:rsidR="00784208" w:rsidRDefault="00784208" w:rsidP="00784208">
            <w:r>
              <w:t xml:space="preserve"> for manufacturer in manufacturers:</w:t>
            </w:r>
          </w:p>
          <w:p w:rsidR="00784208" w:rsidRDefault="00784208" w:rsidP="00784208">
            <w:r>
              <w:t xml:space="preserve">    node = Node("</w:t>
            </w:r>
            <w:proofErr w:type="spellStart"/>
            <w:r>
              <w:t>manufacturer",label</w:t>
            </w:r>
            <w:proofErr w:type="spellEnd"/>
            <w:r>
              <w:t xml:space="preserve"> = "manufacturer",**manufacturer)</w:t>
            </w:r>
          </w:p>
          <w:p w:rsidR="00784208" w:rsidRDefault="00784208" w:rsidP="00784208">
            <w:r>
              <w:t xml:space="preserve">    </w:t>
            </w:r>
            <w:proofErr w:type="spellStart"/>
            <w:r>
              <w:t>tx.merge</w:t>
            </w:r>
            <w:proofErr w:type="spellEnd"/>
            <w:r>
              <w:t>(node)</w:t>
            </w:r>
          </w:p>
          <w:p w:rsidR="00784208" w:rsidRDefault="00784208" w:rsidP="00784208">
            <w:r>
              <w:t>i=1001</w:t>
            </w:r>
          </w:p>
          <w:p w:rsidR="00784208" w:rsidRDefault="00784208" w:rsidP="00784208">
            <w:r>
              <w:t>while i&lt;1031:</w:t>
            </w:r>
          </w:p>
          <w:p w:rsidR="00784208" w:rsidRDefault="00784208" w:rsidP="00784208">
            <w:r>
              <w:t xml:space="preserve">    node1 = </w:t>
            </w:r>
            <w:proofErr w:type="spellStart"/>
            <w:r>
              <w:t>g.find_one</w:t>
            </w:r>
            <w:proofErr w:type="spellEnd"/>
            <w:r>
              <w:t xml:space="preserve">(label="InstantNoodle2",property_key="id",  </w:t>
            </w:r>
            <w:proofErr w:type="spellStart"/>
            <w:r>
              <w:t>property_value</w:t>
            </w:r>
            <w:proofErr w:type="spellEnd"/>
            <w:r>
              <w:t>=i)</w:t>
            </w:r>
          </w:p>
          <w:p w:rsidR="00784208" w:rsidRDefault="00784208" w:rsidP="00784208">
            <w:pPr>
              <w:ind w:firstLine="435"/>
            </w:pPr>
            <w:r>
              <w:t xml:space="preserve">node2 = </w:t>
            </w:r>
            <w:proofErr w:type="spellStart"/>
            <w:r>
              <w:t>g.find_one</w:t>
            </w:r>
            <w:proofErr w:type="spellEnd"/>
            <w:r>
              <w:t>(label="manufacturer",</w:t>
            </w:r>
            <w:proofErr w:type="spellStart"/>
            <w:r>
              <w:t>property_key</w:t>
            </w:r>
            <w:proofErr w:type="spellEnd"/>
            <w:r>
              <w:t xml:space="preserve">="name", </w:t>
            </w:r>
          </w:p>
          <w:p w:rsidR="00784208" w:rsidRDefault="00784208" w:rsidP="00784208">
            <w:pPr>
              <w:ind w:firstLineChars="557" w:firstLine="1170"/>
            </w:pPr>
            <w:proofErr w:type="spellStart"/>
            <w:r>
              <w:t>property_value</w:t>
            </w:r>
            <w:proofErr w:type="spellEnd"/>
            <w:r>
              <w:t>=</w:t>
            </w:r>
            <w:proofErr w:type="spellStart"/>
            <w:r>
              <w:t>str</w:t>
            </w:r>
            <w:proofErr w:type="spellEnd"/>
            <w:r>
              <w:t>(</w:t>
            </w:r>
            <w:proofErr w:type="spellStart"/>
            <w:r>
              <w:t>mapInmf</w:t>
            </w:r>
            <w:proofErr w:type="spellEnd"/>
            <w:r>
              <w:t>[i]))</w:t>
            </w:r>
          </w:p>
          <w:p w:rsidR="00784208" w:rsidRDefault="00784208" w:rsidP="00784208">
            <w:r>
              <w:t xml:space="preserve">    </w:t>
            </w:r>
            <w:proofErr w:type="spellStart"/>
            <w:r>
              <w:t>rel</w:t>
            </w:r>
            <w:proofErr w:type="spellEnd"/>
            <w:r>
              <w:t xml:space="preserve"> = Relationship(node1,'belongs_to',node2)</w:t>
            </w:r>
          </w:p>
          <w:p w:rsidR="00784208" w:rsidRDefault="00784208" w:rsidP="00784208">
            <w:r>
              <w:t xml:space="preserve">    </w:t>
            </w:r>
            <w:proofErr w:type="spellStart"/>
            <w:r>
              <w:t>tx.merge</w:t>
            </w:r>
            <w:proofErr w:type="spellEnd"/>
            <w:r>
              <w:t>(</w:t>
            </w:r>
            <w:proofErr w:type="spellStart"/>
            <w:r>
              <w:t>rel</w:t>
            </w:r>
            <w:proofErr w:type="spellEnd"/>
            <w:r>
              <w:t>)</w:t>
            </w:r>
          </w:p>
          <w:p w:rsidR="00784208" w:rsidRDefault="00784208" w:rsidP="00784208">
            <w:r>
              <w:t xml:space="preserve">    i = i + 1</w:t>
            </w:r>
          </w:p>
        </w:tc>
      </w:tr>
    </w:tbl>
    <w:p w:rsidR="00784208" w:rsidRDefault="00784208" w:rsidP="00CB590E"/>
    <w:p w:rsidR="00CB590E" w:rsidRDefault="00D170B6" w:rsidP="00CB590E">
      <w:ins w:id="59" w:author="M.Cao" w:date="2018-05-24T14:01:00Z">
        <w:r>
          <w:rPr>
            <w:rFonts w:hint="eastAsia"/>
          </w:rPr>
          <w:t>最好不要有大量代码，可以用流程图、伪代码之类的方法表达出算法思想即可。如果能体现出算法的</w:t>
        </w:r>
      </w:ins>
      <w:ins w:id="60" w:author="M.Cao" w:date="2018-05-24T14:02:00Z">
        <w:r>
          <w:rPr>
            <w:rFonts w:hint="eastAsia"/>
          </w:rPr>
          <w:t>优势和改进则更佳。</w:t>
        </w:r>
      </w:ins>
    </w:p>
    <w:p w:rsidR="00CB590E" w:rsidRDefault="00CB590E" w:rsidP="00CB590E"/>
    <w:p w:rsidR="00CB590E" w:rsidRPr="00CB590E" w:rsidRDefault="00CB590E" w:rsidP="00CB590E">
      <w:pPr>
        <w:pStyle w:val="wxy0"/>
      </w:pPr>
    </w:p>
    <w:p w:rsidR="00577A00" w:rsidRDefault="00DD6169" w:rsidP="00577A00">
      <w:pPr>
        <w:pStyle w:val="2"/>
        <w:spacing w:before="120" w:after="120"/>
      </w:pPr>
      <w:bookmarkStart w:id="61" w:name="_Toc514684428"/>
      <w:r>
        <w:rPr>
          <w:rFonts w:hint="eastAsia"/>
        </w:rPr>
        <w:t>文档型数据库</w:t>
      </w:r>
      <w:bookmarkStart w:id="62" w:name="_Toc356934258"/>
      <w:bookmarkEnd w:id="61"/>
    </w:p>
    <w:p w:rsidR="00577A00" w:rsidRDefault="00E05A88" w:rsidP="00577A00">
      <w:pPr>
        <w:pStyle w:val="3"/>
        <w:spacing w:before="120" w:after="120"/>
      </w:pPr>
      <w:bookmarkStart w:id="63" w:name="_Toc514684429"/>
      <w:commentRangeStart w:id="64"/>
      <w:proofErr w:type="spellStart"/>
      <w:r>
        <w:t>M</w:t>
      </w:r>
      <w:r w:rsidR="00577A00">
        <w:rPr>
          <w:rFonts w:hint="eastAsia"/>
        </w:rPr>
        <w:t>ongodb</w:t>
      </w:r>
      <w:commentRangeEnd w:id="64"/>
      <w:proofErr w:type="spellEnd"/>
      <w:r w:rsidR="00FE3A59">
        <w:rPr>
          <w:rStyle w:val="af0"/>
          <w:rFonts w:ascii="Times New Roman" w:eastAsia="宋体" w:hAnsi="Times New Roman"/>
          <w:b w:val="0"/>
          <w:bCs w:val="0"/>
        </w:rPr>
        <w:commentReference w:id="64"/>
      </w:r>
      <w:bookmarkEnd w:id="63"/>
    </w:p>
    <w:p w:rsidR="00FE3A59" w:rsidRPr="00FE3A59" w:rsidRDefault="00FE3A59" w:rsidP="00FE3A59">
      <w:pPr>
        <w:pStyle w:val="wxy0"/>
      </w:pPr>
    </w:p>
    <w:p w:rsidR="00E05A88" w:rsidRPr="00E05A88" w:rsidRDefault="00E05A88" w:rsidP="00E05A88">
      <w:pPr>
        <w:pStyle w:val="wxy0"/>
      </w:pPr>
    </w:p>
    <w:p w:rsidR="00577A00" w:rsidRDefault="00577A00" w:rsidP="00577A00">
      <w:pPr>
        <w:pStyle w:val="2"/>
        <w:spacing w:before="120" w:after="120"/>
      </w:pPr>
      <w:bookmarkStart w:id="65" w:name="_Toc514684430"/>
      <w:bookmarkEnd w:id="62"/>
      <w:r>
        <w:rPr>
          <w:rFonts w:hint="eastAsia"/>
        </w:rPr>
        <w:lastRenderedPageBreak/>
        <w:t>不同数据库的性能</w:t>
      </w:r>
      <w:commentRangeStart w:id="66"/>
      <w:r>
        <w:rPr>
          <w:rFonts w:hint="eastAsia"/>
        </w:rPr>
        <w:t>对比</w:t>
      </w:r>
      <w:commentRangeEnd w:id="66"/>
      <w:r w:rsidR="00FE3A59">
        <w:rPr>
          <w:rStyle w:val="af0"/>
          <w:rFonts w:ascii="Times New Roman" w:eastAsia="宋体" w:hAnsi="Times New Roman"/>
          <w:b w:val="0"/>
        </w:rPr>
        <w:commentReference w:id="66"/>
      </w:r>
      <w:bookmarkEnd w:id="65"/>
    </w:p>
    <w:p w:rsidR="00E05A88" w:rsidRDefault="00E34A5A" w:rsidP="00E34A5A">
      <w:pPr>
        <w:pStyle w:val="wxy0"/>
        <w:ind w:firstLineChars="0" w:firstLine="424"/>
      </w:pPr>
      <w:proofErr w:type="spellStart"/>
      <w:r w:rsidRPr="00E34A5A">
        <w:rPr>
          <w:rFonts w:hint="eastAsia"/>
        </w:rPr>
        <w:t>sysbench</w:t>
      </w:r>
      <w:proofErr w:type="spellEnd"/>
      <w:r w:rsidRPr="00E34A5A">
        <w:rPr>
          <w:rFonts w:hint="eastAsia"/>
        </w:rPr>
        <w:t>是一个开源的多线程性能测试工具，</w:t>
      </w:r>
      <w:r>
        <w:rPr>
          <w:rFonts w:hint="eastAsia"/>
        </w:rPr>
        <w:t>最常用</w:t>
      </w:r>
      <w:r w:rsidR="00E9346A">
        <w:rPr>
          <w:rFonts w:hint="eastAsia"/>
        </w:rPr>
        <w:t>于</w:t>
      </w:r>
      <w:r>
        <w:rPr>
          <w:rFonts w:hint="eastAsia"/>
        </w:rPr>
        <w:t>数据库基准测试，也</w:t>
      </w:r>
      <w:r w:rsidRPr="00E34A5A">
        <w:rPr>
          <w:rFonts w:hint="eastAsia"/>
        </w:rPr>
        <w:t>可以用来进行</w:t>
      </w:r>
      <w:r w:rsidRPr="00E34A5A">
        <w:rPr>
          <w:rFonts w:hint="eastAsia"/>
        </w:rPr>
        <w:t>CPU</w:t>
      </w:r>
      <w:r w:rsidRPr="00E34A5A">
        <w:rPr>
          <w:rFonts w:hint="eastAsia"/>
        </w:rPr>
        <w:t>、内存、磁盘</w:t>
      </w:r>
      <w:r w:rsidRPr="00E34A5A">
        <w:rPr>
          <w:rFonts w:hint="eastAsia"/>
        </w:rPr>
        <w:t>I/O</w:t>
      </w:r>
      <w:r>
        <w:rPr>
          <w:rFonts w:hint="eastAsia"/>
        </w:rPr>
        <w:t>的性能测试。</w:t>
      </w:r>
      <w:r w:rsidRPr="00E34A5A">
        <w:rPr>
          <w:rFonts w:hint="eastAsia"/>
        </w:rPr>
        <w:t>目前支持的数据库有</w:t>
      </w:r>
      <w:r w:rsidRPr="00E34A5A">
        <w:rPr>
          <w:rFonts w:hint="eastAsia"/>
        </w:rPr>
        <w:t>MySQL</w:t>
      </w:r>
      <w:r w:rsidR="00E9346A">
        <w:rPr>
          <w:rFonts w:hint="eastAsia"/>
        </w:rPr>
        <w:t>，</w:t>
      </w:r>
      <w:r w:rsidRPr="00E34A5A">
        <w:rPr>
          <w:rFonts w:hint="eastAsia"/>
        </w:rPr>
        <w:t>Oracle</w:t>
      </w:r>
      <w:r w:rsidR="00E9346A">
        <w:rPr>
          <w:rFonts w:hint="eastAsia"/>
        </w:rPr>
        <w:t>，</w:t>
      </w:r>
      <w:proofErr w:type="spellStart"/>
      <w:r w:rsidRPr="00E34A5A">
        <w:rPr>
          <w:rFonts w:hint="eastAsia"/>
        </w:rPr>
        <w:t>PostgreSQL</w:t>
      </w:r>
      <w:proofErr w:type="spellEnd"/>
      <w:r>
        <w:rPr>
          <w:rFonts w:hint="eastAsia"/>
        </w:rPr>
        <w:t>。我们可以通过这个工具对比</w:t>
      </w:r>
      <w:r>
        <w:rPr>
          <w:rFonts w:hint="eastAsia"/>
        </w:rPr>
        <w:t>MySQL</w:t>
      </w:r>
      <w:r>
        <w:rPr>
          <w:rFonts w:hint="eastAsia"/>
        </w:rPr>
        <w:t>和</w:t>
      </w:r>
      <w:proofErr w:type="spellStart"/>
      <w:r>
        <w:rPr>
          <w:rFonts w:hint="eastAsia"/>
        </w:rPr>
        <w:t>postgresql</w:t>
      </w:r>
      <w:proofErr w:type="spellEnd"/>
      <w:r>
        <w:rPr>
          <w:rFonts w:hint="eastAsia"/>
        </w:rPr>
        <w:t>。</w:t>
      </w:r>
    </w:p>
    <w:p w:rsidR="00E34A5A" w:rsidRDefault="00E34A5A" w:rsidP="00E34A5A">
      <w:pPr>
        <w:pStyle w:val="wxy0"/>
        <w:ind w:firstLineChars="0" w:firstLine="424"/>
        <w:rPr>
          <w:ins w:id="67" w:author="M.Cao" w:date="2018-05-24T14:03:00Z"/>
        </w:rPr>
      </w:pPr>
      <w:proofErr w:type="spellStart"/>
      <w:r w:rsidRPr="00E34A5A">
        <w:rPr>
          <w:rFonts w:hint="eastAsia"/>
        </w:rPr>
        <w:t>graphdb</w:t>
      </w:r>
      <w:proofErr w:type="spellEnd"/>
      <w:r w:rsidRPr="00E34A5A">
        <w:rPr>
          <w:rFonts w:hint="eastAsia"/>
        </w:rPr>
        <w:t>-benchmarks</w:t>
      </w:r>
      <w:r w:rsidRPr="00E34A5A">
        <w:rPr>
          <w:rFonts w:hint="eastAsia"/>
        </w:rPr>
        <w:t>是图数据库之间的基准</w:t>
      </w:r>
      <w:r>
        <w:rPr>
          <w:rFonts w:hint="eastAsia"/>
        </w:rPr>
        <w:t>工具，</w:t>
      </w:r>
      <w:r w:rsidRPr="00E34A5A">
        <w:rPr>
          <w:rFonts w:hint="eastAsia"/>
        </w:rPr>
        <w:t>支持</w:t>
      </w:r>
      <w:r w:rsidRPr="00E34A5A">
        <w:rPr>
          <w:rFonts w:hint="eastAsia"/>
        </w:rPr>
        <w:t>Titan</w:t>
      </w:r>
      <w:r w:rsidRPr="00E34A5A">
        <w:rPr>
          <w:rFonts w:hint="eastAsia"/>
        </w:rPr>
        <w:t>，</w:t>
      </w:r>
      <w:proofErr w:type="spellStart"/>
      <w:r w:rsidRPr="00E34A5A">
        <w:rPr>
          <w:rFonts w:hint="eastAsia"/>
        </w:rPr>
        <w:t>OrientDB</w:t>
      </w:r>
      <w:proofErr w:type="spellEnd"/>
      <w:r w:rsidRPr="00E34A5A">
        <w:rPr>
          <w:rFonts w:hint="eastAsia"/>
        </w:rPr>
        <w:t>，</w:t>
      </w:r>
      <w:r w:rsidRPr="00E34A5A">
        <w:rPr>
          <w:rFonts w:hint="eastAsia"/>
        </w:rPr>
        <w:t>Neo4j</w:t>
      </w:r>
      <w:r w:rsidRPr="00E34A5A">
        <w:rPr>
          <w:rFonts w:hint="eastAsia"/>
        </w:rPr>
        <w:t>和</w:t>
      </w:r>
      <w:proofErr w:type="spellStart"/>
      <w:r w:rsidRPr="00E34A5A">
        <w:rPr>
          <w:rFonts w:hint="eastAsia"/>
        </w:rPr>
        <w:t>Sparksee</w:t>
      </w:r>
      <w:proofErr w:type="spellEnd"/>
      <w:r w:rsidRPr="00E34A5A">
        <w:rPr>
          <w:rFonts w:hint="eastAsia"/>
        </w:rPr>
        <w:t>。</w:t>
      </w:r>
      <w:r>
        <w:rPr>
          <w:rFonts w:hint="eastAsia"/>
        </w:rPr>
        <w:t>我们主要使用</w:t>
      </w:r>
      <w:r w:rsidRPr="00E34A5A">
        <w:rPr>
          <w:rFonts w:hint="eastAsia"/>
        </w:rPr>
        <w:t>这个基准检查</w:t>
      </w:r>
      <w:r w:rsidRPr="00E34A5A">
        <w:rPr>
          <w:rFonts w:hint="eastAsia"/>
        </w:rPr>
        <w:t>Neo4j</w:t>
      </w:r>
      <w:r w:rsidRPr="00E34A5A">
        <w:rPr>
          <w:rFonts w:hint="eastAsia"/>
        </w:rPr>
        <w:t>在执行时间</w:t>
      </w:r>
      <w:r>
        <w:rPr>
          <w:rFonts w:hint="eastAsia"/>
        </w:rPr>
        <w:t>上</w:t>
      </w:r>
      <w:r w:rsidRPr="00E34A5A">
        <w:rPr>
          <w:rFonts w:hint="eastAsia"/>
        </w:rPr>
        <w:t>的性能。基准测试由四个工作负载组成，即聚类，大规模插入，单插入和查询工作负载。每个工作负载的设计都是为了模拟图形数据库系统中的常见操作。</w:t>
      </w:r>
    </w:p>
    <w:p w:rsidR="00AC3514" w:rsidRDefault="00AC3514" w:rsidP="00E34A5A">
      <w:pPr>
        <w:pStyle w:val="wxy0"/>
        <w:ind w:firstLineChars="0" w:firstLine="424"/>
      </w:pPr>
      <w:ins w:id="68" w:author="M.Cao" w:date="2018-05-24T14:03:00Z">
        <w:r>
          <w:rPr>
            <w:rFonts w:hint="eastAsia"/>
          </w:rPr>
          <w:t>性能对比应该还涉及到源数据的处理</w:t>
        </w:r>
      </w:ins>
      <w:ins w:id="69" w:author="M.Cao" w:date="2018-05-24T14:04:00Z">
        <w:r>
          <w:rPr>
            <w:rFonts w:hint="eastAsia"/>
          </w:rPr>
          <w:t>[</w:t>
        </w:r>
        <w:r>
          <w:rPr>
            <w:rFonts w:hint="eastAsia"/>
          </w:rPr>
          <w:t>各种源数据转换到</w:t>
        </w:r>
        <w:r>
          <w:rPr>
            <w:rFonts w:hint="eastAsia"/>
          </w:rPr>
          <w:t>XML</w:t>
        </w:r>
        <w:r>
          <w:rPr>
            <w:rFonts w:hint="eastAsia"/>
          </w:rPr>
          <w:t>的效率对比</w:t>
        </w:r>
        <w:r>
          <w:rPr>
            <w:rFonts w:hint="eastAsia"/>
          </w:rPr>
          <w:t>]</w:t>
        </w:r>
        <w:r>
          <w:rPr>
            <w:rFonts w:hint="eastAsia"/>
          </w:rPr>
          <w:t>，处理后的数据转换到各种数据库的效率</w:t>
        </w:r>
      </w:ins>
      <w:ins w:id="70" w:author="M.Cao" w:date="2018-05-24T14:05:00Z">
        <w:r>
          <w:rPr>
            <w:rFonts w:hint="eastAsia"/>
          </w:rPr>
          <w:t>对比</w:t>
        </w:r>
        <w:r>
          <w:rPr>
            <w:rFonts w:hint="eastAsia"/>
          </w:rPr>
          <w:t>[</w:t>
        </w:r>
        <w:r>
          <w:rPr>
            <w:rFonts w:hint="eastAsia"/>
          </w:rPr>
          <w:t>与数据量也有关系</w:t>
        </w:r>
        <w:r>
          <w:rPr>
            <w:rFonts w:hint="eastAsia"/>
          </w:rPr>
          <w:t>]</w:t>
        </w:r>
        <w:r>
          <w:rPr>
            <w:rFonts w:hint="eastAsia"/>
          </w:rPr>
          <w:t>，以及各种数据库的查询能力和查询效率的对比。</w:t>
        </w:r>
      </w:ins>
    </w:p>
    <w:p w:rsidR="00E34A5A" w:rsidRPr="00AC3514" w:rsidRDefault="00E34A5A" w:rsidP="00E34A5A">
      <w:pPr>
        <w:pStyle w:val="wxy0"/>
        <w:ind w:firstLineChars="0" w:firstLine="424"/>
      </w:pPr>
    </w:p>
    <w:p w:rsidR="00577A00" w:rsidRDefault="00811249" w:rsidP="00577A00">
      <w:pPr>
        <w:pStyle w:val="2"/>
        <w:spacing w:before="120" w:after="120"/>
      </w:pPr>
      <w:bookmarkStart w:id="71" w:name="_Toc514684431"/>
      <w:r>
        <w:rPr>
          <w:rFonts w:hint="eastAsia"/>
        </w:rPr>
        <w:t>本章小结</w:t>
      </w:r>
      <w:bookmarkEnd w:id="71"/>
    </w:p>
    <w:p w:rsidR="00214FC5" w:rsidRPr="00214FC5" w:rsidRDefault="00214FC5" w:rsidP="00214FC5">
      <w:pPr>
        <w:pStyle w:val="wxy0"/>
      </w:pPr>
      <w:r>
        <w:rPr>
          <w:rFonts w:hint="eastAsia"/>
        </w:rPr>
        <w:t>本章，我们介绍了数据库技术发展的后两代成果——关系型数据库，对象型数据库，对象关系型数据库及</w:t>
      </w:r>
      <w:proofErr w:type="spellStart"/>
      <w:r>
        <w:rPr>
          <w:rFonts w:hint="eastAsia"/>
        </w:rPr>
        <w:t>NoSQL</w:t>
      </w:r>
      <w:proofErr w:type="spellEnd"/>
      <w:r>
        <w:rPr>
          <w:rFonts w:hint="eastAsia"/>
        </w:rPr>
        <w:t>数据库中的图数据库和文档数据库，分别以</w:t>
      </w:r>
      <w:r>
        <w:rPr>
          <w:rFonts w:hint="eastAsia"/>
        </w:rPr>
        <w:t>MySQL</w:t>
      </w:r>
      <w:r>
        <w:rPr>
          <w:rFonts w:hint="eastAsia"/>
        </w:rPr>
        <w:t>，</w:t>
      </w:r>
      <w:r>
        <w:rPr>
          <w:rFonts w:hint="eastAsia"/>
        </w:rPr>
        <w:t>db4o</w:t>
      </w:r>
      <w:r>
        <w:rPr>
          <w:rFonts w:hint="eastAsia"/>
        </w:rPr>
        <w:t>，</w:t>
      </w:r>
      <w:proofErr w:type="spellStart"/>
      <w:r>
        <w:rPr>
          <w:rFonts w:hint="eastAsia"/>
        </w:rPr>
        <w:t>postgresql</w:t>
      </w:r>
      <w:proofErr w:type="spellEnd"/>
      <w:r>
        <w:rPr>
          <w:rFonts w:hint="eastAsia"/>
        </w:rPr>
        <w:t>，</w:t>
      </w:r>
      <w:r>
        <w:rPr>
          <w:rFonts w:hint="eastAsia"/>
        </w:rPr>
        <w:t>neo4j</w:t>
      </w:r>
      <w:r>
        <w:rPr>
          <w:rFonts w:hint="eastAsia"/>
        </w:rPr>
        <w:t>和</w:t>
      </w:r>
      <w:proofErr w:type="spellStart"/>
      <w:r>
        <w:rPr>
          <w:rFonts w:hint="eastAsia"/>
        </w:rPr>
        <w:t>mongodb</w:t>
      </w:r>
      <w:proofErr w:type="spellEnd"/>
      <w:r>
        <w:rPr>
          <w:rFonts w:hint="eastAsia"/>
        </w:rPr>
        <w:t>为例。在每个数据库分类里，我们介绍了他们的来源，特征，优劣。并结合食物领域场景进行了简单的建模分析。对比后，我们可以看到：目前数据存储的方式百花齐放。大致可以将数据库类型分为关系型，</w:t>
      </w:r>
      <w:commentRangeStart w:id="72"/>
      <w:r w:rsidR="008F2B61">
        <w:rPr>
          <w:rFonts w:hint="eastAsia"/>
        </w:rPr>
        <w:t>对象型</w:t>
      </w:r>
      <w:commentRangeEnd w:id="72"/>
      <w:r w:rsidR="008F2B61">
        <w:rPr>
          <w:rStyle w:val="af0"/>
          <w:rFonts w:cs="Times New Roman"/>
          <w:color w:val="auto"/>
        </w:rPr>
        <w:commentReference w:id="72"/>
      </w:r>
      <w:r w:rsidR="008F2B61">
        <w:rPr>
          <w:rFonts w:hint="eastAsia"/>
        </w:rPr>
        <w:t>，</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毕竟它是那么完美的适应于这种场景。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8F2B61">
        <w:rPr>
          <w:rFonts w:hint="eastAsia"/>
        </w:rPr>
        <w:t>。所以我有一个想法，我认为数据管理的未来会是多持久并存模型，即一个项目中使用多种数据库。这样就可以最大化利用每种数据库类型的优势。但这个想法意味着不同数据库间必须要有兼容彼此的接口，可能只能等一个足够有话语权的组织制定规范后才会实现。</w:t>
      </w:r>
    </w:p>
    <w:p w:rsidR="00811249" w:rsidRDefault="00DD6169" w:rsidP="00C31F30">
      <w:pPr>
        <w:pStyle w:val="1"/>
        <w:spacing w:before="240"/>
      </w:pPr>
      <w:bookmarkStart w:id="73" w:name="_Toc514684432"/>
      <w:r>
        <w:rPr>
          <w:rFonts w:hint="eastAsia"/>
        </w:rPr>
        <w:lastRenderedPageBreak/>
        <w:t>食物项目</w:t>
      </w:r>
      <w:r w:rsidR="00811249">
        <w:rPr>
          <w:rFonts w:hint="eastAsia"/>
        </w:rPr>
        <w:t>系统</w:t>
      </w:r>
      <w:r>
        <w:rPr>
          <w:rFonts w:hint="eastAsia"/>
        </w:rPr>
        <w:t>的</w:t>
      </w:r>
      <w:r w:rsidR="00811249">
        <w:rPr>
          <w:rFonts w:hint="eastAsia"/>
        </w:rPr>
        <w:t>设计与实现</w:t>
      </w:r>
      <w:bookmarkEnd w:id="73"/>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74" w:name="_Toc514684433"/>
      <w:r>
        <w:rPr>
          <w:rFonts w:hint="eastAsia"/>
        </w:rPr>
        <w:t>系统整体设计</w:t>
      </w:r>
      <w:bookmarkEnd w:id="74"/>
    </w:p>
    <w:p w:rsidR="000D2509" w:rsidRDefault="000D2509" w:rsidP="000D2509">
      <w:pPr>
        <w:pStyle w:val="3"/>
        <w:spacing w:before="120" w:after="120"/>
      </w:pPr>
      <w:bookmarkStart w:id="75" w:name="_Toc514684434"/>
      <w:r w:rsidRPr="000D2509">
        <w:rPr>
          <w:rFonts w:hint="eastAsia"/>
        </w:rPr>
        <w:t>开发环境简介</w:t>
      </w:r>
      <w:bookmarkEnd w:id="75"/>
    </w:p>
    <w:p w:rsidR="003D567B" w:rsidRDefault="003D567B" w:rsidP="003D567B">
      <w:pPr>
        <w:pStyle w:val="wxy0"/>
      </w:pPr>
      <w:r>
        <w:t>本文设计的食物项目系统搭建于</w:t>
      </w:r>
      <w:r>
        <w:t>Ubuntu</w:t>
      </w:r>
      <w:r>
        <w:rPr>
          <w:rFonts w:hint="eastAsia"/>
        </w:rPr>
        <w:t>环境上，</w:t>
      </w:r>
      <w:r w:rsidR="00AA0585">
        <w:rPr>
          <w:rFonts w:hint="eastAsia"/>
        </w:rPr>
        <w:t>使用的服务器是亚</w:t>
      </w:r>
      <w:proofErr w:type="gramStart"/>
      <w:r w:rsidR="00AA0585">
        <w:rPr>
          <w:rFonts w:hint="eastAsia"/>
        </w:rPr>
        <w:t>马逊云</w:t>
      </w:r>
      <w:proofErr w:type="gramEnd"/>
      <w:r w:rsidR="00AA0585">
        <w:rPr>
          <w:rFonts w:hint="eastAsia"/>
        </w:rPr>
        <w:t>ASW</w:t>
      </w:r>
      <w:r w:rsidR="00AA0585">
        <w:rPr>
          <w:rFonts w:hint="eastAsia"/>
        </w:rPr>
        <w:t>。</w:t>
      </w:r>
      <w:r>
        <w:rPr>
          <w:rFonts w:hint="eastAsia"/>
        </w:rPr>
        <w:t>过程中主要使用的语言包括</w:t>
      </w:r>
      <w:r w:rsidR="00AA0585">
        <w:rPr>
          <w:rFonts w:hint="eastAsia"/>
        </w:rPr>
        <w:t>Python, Java ,</w:t>
      </w:r>
      <w:r w:rsidR="00AA0585" w:rsidRPr="00AA0585">
        <w:rPr>
          <w:rFonts w:hint="eastAsia"/>
        </w:rPr>
        <w:t xml:space="preserve"> </w:t>
      </w:r>
      <w:r w:rsidR="00AA0585">
        <w:rPr>
          <w:rFonts w:hint="eastAsia"/>
        </w:rPr>
        <w:t xml:space="preserve">PHP, </w:t>
      </w:r>
      <w:r w:rsidR="0016483B">
        <w:rPr>
          <w:rFonts w:hint="eastAsia"/>
        </w:rPr>
        <w:t>HTML,</w:t>
      </w:r>
      <w:r w:rsidR="00AA0585">
        <w:rPr>
          <w:rFonts w:hint="eastAsia"/>
        </w:rPr>
        <w:t xml:space="preserve"> </w:t>
      </w:r>
      <w:r>
        <w:rPr>
          <w:rFonts w:hint="eastAsia"/>
        </w:rPr>
        <w:t>JavaScript</w:t>
      </w:r>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w:t>
      </w:r>
      <w:r w:rsidR="00AA0585">
        <w:rPr>
          <w:rFonts w:hint="eastAsia"/>
        </w:rPr>
        <w:t>的</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AA0585">
        <w:rPr>
          <w:rFonts w:hint="eastAsia"/>
        </w:rPr>
        <w:t>，</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w:t>
      </w:r>
      <w:r w:rsidR="00812605">
        <w:rPr>
          <w:rFonts w:hint="eastAsia"/>
        </w:rPr>
        <w:t>端开发技术日新月异，但它不是本文讨论的重点，因此本系统我们采取传统</w:t>
      </w:r>
      <w:r>
        <w:rPr>
          <w:rFonts w:hint="eastAsia"/>
        </w:rPr>
        <w:t>的</w:t>
      </w:r>
      <w:r w:rsidR="00812605">
        <w:rPr>
          <w:rFonts w:hint="eastAsia"/>
        </w:rPr>
        <w:t>JavaScript</w:t>
      </w:r>
      <w:r w:rsidR="00812605">
        <w:rPr>
          <w:rFonts w:hint="eastAsia"/>
        </w:rPr>
        <w:t>，</w:t>
      </w:r>
      <w:r>
        <w:rPr>
          <w:rFonts w:hint="eastAsia"/>
        </w:rPr>
        <w:t>结合</w:t>
      </w:r>
      <w:r w:rsidR="00812605">
        <w:rPr>
          <w:rFonts w:hint="eastAsia"/>
        </w:rPr>
        <w:t>了</w:t>
      </w:r>
      <w:proofErr w:type="spellStart"/>
      <w:r w:rsidR="00812605" w:rsidRPr="00812605">
        <w:t>DevExtreme</w:t>
      </w:r>
      <w:proofErr w:type="spellEnd"/>
      <w:r w:rsidR="00812605">
        <w:t>和</w:t>
      </w:r>
      <w:r w:rsidR="00812605">
        <w:rPr>
          <w:rFonts w:hint="eastAsia"/>
        </w:rPr>
        <w:t>BJUI</w:t>
      </w:r>
      <w:r w:rsidR="00812605">
        <w:rPr>
          <w:rFonts w:hint="eastAsia"/>
        </w:rPr>
        <w:t>框架，没有尝试</w:t>
      </w:r>
      <w:r w:rsidR="00812605">
        <w:rPr>
          <w:rFonts w:hint="eastAsia"/>
        </w:rPr>
        <w:t>VUE</w:t>
      </w:r>
      <w:r w:rsidR="00812605">
        <w:rPr>
          <w:rFonts w:hint="eastAsia"/>
        </w:rPr>
        <w:t>和</w:t>
      </w:r>
      <w:r w:rsidR="00812605">
        <w:rPr>
          <w:rFonts w:hint="eastAsia"/>
        </w:rPr>
        <w:t>react</w:t>
      </w:r>
      <w:r>
        <w:rPr>
          <w:rFonts w:hint="eastAsia"/>
        </w:rPr>
        <w:t>。而</w:t>
      </w:r>
      <w:r w:rsidRPr="0016483B">
        <w:t>PHP</w:t>
      </w:r>
      <w:r w:rsidRPr="0016483B">
        <w:t>是一种</w:t>
      </w:r>
      <w:r w:rsidR="00344090">
        <w:t>语法简单的</w:t>
      </w:r>
      <w:r w:rsidRPr="0016483B">
        <w:rPr>
          <w:rFonts w:hint="eastAsia"/>
        </w:rPr>
        <w:t>通用</w:t>
      </w:r>
      <w:r w:rsidRPr="0016483B">
        <w:t>开源脚本语言</w:t>
      </w:r>
      <w:r w:rsidRPr="0016483B">
        <w:rPr>
          <w:rFonts w:hint="eastAsia"/>
        </w:rPr>
        <w:t>。</w:t>
      </w:r>
      <w:r w:rsidRPr="0016483B">
        <w:t>它广泛应用于</w:t>
      </w:r>
      <w:r w:rsidRPr="0016483B">
        <w:rPr>
          <w:rFonts w:hint="eastAsia"/>
        </w:rPr>
        <w:t>web</w:t>
      </w:r>
      <w:r w:rsidRPr="0016483B">
        <w:rPr>
          <w:rFonts w:hint="eastAsia"/>
        </w:rPr>
        <w:t>系统</w:t>
      </w:r>
      <w:r>
        <w:rPr>
          <w:rFonts w:hint="eastAsia"/>
        </w:rPr>
        <w:t>，</w:t>
      </w:r>
      <w:r w:rsidR="00344090">
        <w:rPr>
          <w:rFonts w:hint="eastAsia"/>
        </w:rPr>
        <w:t>因为它可以嵌入到</w:t>
      </w:r>
      <w:r w:rsidR="00344090">
        <w:rPr>
          <w:rFonts w:hint="eastAsia"/>
        </w:rPr>
        <w:t>HTML</w:t>
      </w:r>
      <w:r w:rsidR="00344090">
        <w:rPr>
          <w:rFonts w:hint="eastAsia"/>
        </w:rPr>
        <w:t>里，相比其他语言开发实用方便，并且，它与</w:t>
      </w:r>
      <w:r w:rsidR="00344090">
        <w:rPr>
          <w:rFonts w:hint="eastAsia"/>
        </w:rPr>
        <w:t>MySQL</w:t>
      </w:r>
      <w:r w:rsidR="00344090">
        <w:rPr>
          <w:rFonts w:hint="eastAsia"/>
        </w:rPr>
        <w:t>合作默契，</w:t>
      </w:r>
      <w:r w:rsidR="00812605">
        <w:rPr>
          <w:rFonts w:hint="eastAsia"/>
        </w:rPr>
        <w:t>适合这个个人开发者的</w:t>
      </w:r>
      <w:r w:rsidR="00344090">
        <w:rPr>
          <w:rFonts w:hint="eastAsia"/>
        </w:rPr>
        <w:t>小项目。</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sidR="00812605">
        <w:rPr>
          <w:rFonts w:hint="eastAsia"/>
        </w:rPr>
        <w:t>db4o</w:t>
      </w:r>
      <w:r>
        <w:rPr>
          <w:rFonts w:hint="eastAsia"/>
        </w:rPr>
        <w:t>因为功能局限，只作为示范通过接口切换使用</w:t>
      </w:r>
      <w:r w:rsidR="00812605">
        <w:rPr>
          <w:rFonts w:hint="eastAsia"/>
        </w:rPr>
        <w:t>，</w:t>
      </w:r>
      <w:proofErr w:type="spellStart"/>
      <w:r w:rsidR="00812605">
        <w:rPr>
          <w:rFonts w:hint="eastAsia"/>
        </w:rPr>
        <w:t>ProGRESQL</w:t>
      </w:r>
      <w:proofErr w:type="spellEnd"/>
      <w:r w:rsidR="00812605">
        <w:rPr>
          <w:rFonts w:hint="eastAsia"/>
        </w:rPr>
        <w:t>由于和</w:t>
      </w:r>
      <w:r w:rsidR="00812605">
        <w:rPr>
          <w:rFonts w:hint="eastAsia"/>
        </w:rPr>
        <w:t>MySQL</w:t>
      </w:r>
      <w:r w:rsidR="00812605">
        <w:rPr>
          <w:rFonts w:hint="eastAsia"/>
        </w:rPr>
        <w:t>定位相近，只做了示例和性能对比，并没有嵌入系统</w:t>
      </w:r>
      <w:r>
        <w:rPr>
          <w:rFonts w:hint="eastAsia"/>
        </w:rPr>
        <w:t>。而</w:t>
      </w:r>
      <w:r w:rsidR="00812605">
        <w:rPr>
          <w:rFonts w:hint="eastAsia"/>
        </w:rPr>
        <w:t>MySQL</w:t>
      </w:r>
      <w:r>
        <w:rPr>
          <w:rFonts w:hint="eastAsia"/>
        </w:rPr>
        <w:t>,</w:t>
      </w:r>
      <w:r w:rsidR="00812605">
        <w:rPr>
          <w:rFonts w:hint="eastAsia"/>
        </w:rPr>
        <w:t>neo4j</w:t>
      </w:r>
      <w:r>
        <w:rPr>
          <w:rFonts w:hint="eastAsia"/>
        </w:rPr>
        <w:t>,</w:t>
      </w:r>
      <w:r w:rsidR="00812605">
        <w:rPr>
          <w:rFonts w:hint="eastAsia"/>
        </w:rPr>
        <w:t>MongoDB</w:t>
      </w:r>
      <w:r>
        <w:rPr>
          <w:rFonts w:hint="eastAsia"/>
        </w:rPr>
        <w:t>则在本系统中结合使用。</w:t>
      </w:r>
    </w:p>
    <w:p w:rsidR="000D2509" w:rsidRDefault="000D2509" w:rsidP="000D2509">
      <w:pPr>
        <w:pStyle w:val="3"/>
        <w:spacing w:before="120" w:after="120"/>
      </w:pPr>
      <w:bookmarkStart w:id="76" w:name="_Toc514684435"/>
      <w:r>
        <w:rPr>
          <w:rFonts w:hint="eastAsia"/>
        </w:rPr>
        <w:t>系统整体架构</w:t>
      </w:r>
      <w:bookmarkEnd w:id="76"/>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p>
    <w:p w:rsidR="00344090" w:rsidRDefault="00344090" w:rsidP="00344090">
      <w:pPr>
        <w:pStyle w:val="wxy0"/>
      </w:pPr>
      <w:r>
        <w:rPr>
          <w:rFonts w:hint="eastAsia"/>
        </w:rPr>
        <w:t>三：数据操作。</w:t>
      </w:r>
    </w:p>
    <w:p w:rsidR="00344090" w:rsidRDefault="00344090" w:rsidP="00344090">
      <w:pPr>
        <w:pStyle w:val="2"/>
        <w:spacing w:before="120" w:after="120"/>
      </w:pPr>
      <w:bookmarkStart w:id="77" w:name="_Toc514684436"/>
      <w:r>
        <w:rPr>
          <w:rFonts w:hint="eastAsia"/>
        </w:rPr>
        <w:t>数据分析</w:t>
      </w:r>
      <w:bookmarkEnd w:id="77"/>
    </w:p>
    <w:p w:rsidR="00344090" w:rsidRDefault="00F21195" w:rsidP="00344090">
      <w:pPr>
        <w:pStyle w:val="wxy0"/>
      </w:pPr>
      <w:r>
        <w:t>这里我们使用的语言是</w:t>
      </w:r>
      <w:r>
        <w:rPr>
          <w:rFonts w:hint="eastAsia"/>
        </w:rPr>
        <w:t>Python.</w:t>
      </w:r>
      <w:r w:rsidR="00784208">
        <w:rPr>
          <w:rFonts w:hint="eastAsia"/>
        </w:rPr>
        <w:t xml:space="preserve"> Python</w:t>
      </w:r>
      <w:r w:rsidR="00784208">
        <w:rPr>
          <w:rFonts w:hint="eastAsia"/>
        </w:rPr>
        <w:t>嵌入</w:t>
      </w:r>
      <w:r w:rsidR="00784208">
        <w:rPr>
          <w:rFonts w:hint="eastAsia"/>
        </w:rPr>
        <w:t>PHP</w:t>
      </w:r>
      <w:r w:rsidR="00784208">
        <w:rPr>
          <w:rFonts w:hint="eastAsia"/>
        </w:rPr>
        <w:t>后端时使用</w:t>
      </w:r>
      <w:r w:rsidR="00784208">
        <w:rPr>
          <w:rFonts w:hint="eastAsia"/>
        </w:rPr>
        <w:t>sys</w:t>
      </w:r>
      <w:r w:rsidR="00784208">
        <w:rPr>
          <w:rFonts w:hint="eastAsia"/>
        </w:rPr>
        <w:t>库，在</w:t>
      </w:r>
      <w:r w:rsidR="00784208">
        <w:rPr>
          <w:rFonts w:hint="eastAsia"/>
        </w:rPr>
        <w:t>PHP</w:t>
      </w:r>
      <w:r w:rsidR="00784208">
        <w:rPr>
          <w:rFonts w:hint="eastAsia"/>
        </w:rPr>
        <w:lastRenderedPageBreak/>
        <w:t>里使用</w:t>
      </w:r>
      <w:proofErr w:type="spellStart"/>
      <w:r w:rsidR="00784208" w:rsidRPr="00784208">
        <w:t>shell_exec</w:t>
      </w:r>
      <w:proofErr w:type="spellEnd"/>
      <w:r w:rsidR="00784208" w:rsidRPr="00784208">
        <w:t xml:space="preserve">("python </w:t>
      </w:r>
      <w:r w:rsidR="00784208">
        <w:rPr>
          <w:rFonts w:hint="eastAsia"/>
        </w:rPr>
        <w:t>pythonFileName.py attr1 attr2</w:t>
      </w:r>
      <w:r w:rsidR="00784208" w:rsidRPr="00784208">
        <w:t>");</w:t>
      </w:r>
    </w:p>
    <w:p w:rsidR="00F21195" w:rsidRDefault="00F21195" w:rsidP="00F21195">
      <w:pPr>
        <w:pStyle w:val="wxy0"/>
      </w:pPr>
      <w:r>
        <w:rPr>
          <w:rFonts w:hint="eastAsia"/>
        </w:rPr>
        <w:t>也可以使用工具如：</w:t>
      </w:r>
      <w:r w:rsidR="00784208">
        <w:rPr>
          <w:rFonts w:hint="eastAsia"/>
        </w:rPr>
        <w:t>XX</w:t>
      </w:r>
      <w:r>
        <w:rPr>
          <w:rFonts w:hint="eastAsia"/>
        </w:rPr>
        <w:t>。它转换数据的思路是</w:t>
      </w:r>
      <w:r w:rsidR="00784208">
        <w:rPr>
          <w:rFonts w:hint="eastAsia"/>
        </w:rPr>
        <w:t>xx</w:t>
      </w:r>
      <w:r>
        <w:rPr>
          <w:rFonts w:hint="eastAsia"/>
        </w:rPr>
        <w:t>。但由于它是独立的工具，灵活度不如自己写代码高，所以这里只做展示，并不嵌入我们的系统中。</w:t>
      </w:r>
    </w:p>
    <w:p w:rsidR="00F21195" w:rsidRPr="00344090" w:rsidRDefault="00F21195" w:rsidP="00F21195">
      <w:pPr>
        <w:pStyle w:val="wxy0"/>
      </w:pPr>
    </w:p>
    <w:p w:rsidR="00577A00" w:rsidRDefault="00811249" w:rsidP="00577A00">
      <w:pPr>
        <w:pStyle w:val="2"/>
        <w:spacing w:before="120" w:after="120"/>
      </w:pPr>
      <w:bookmarkStart w:id="78" w:name="_Toc514684437"/>
      <w:r>
        <w:rPr>
          <w:rFonts w:hint="eastAsia"/>
        </w:rPr>
        <w:t>数据库设计</w:t>
      </w:r>
      <w:bookmarkEnd w:id="78"/>
    </w:p>
    <w:p w:rsidR="00344090" w:rsidRDefault="00344090" w:rsidP="00344090">
      <w:pPr>
        <w:pStyle w:val="3"/>
        <w:spacing w:before="120" w:after="120"/>
      </w:pPr>
      <w:bookmarkStart w:id="79" w:name="_Toc514684438"/>
      <w:proofErr w:type="spellStart"/>
      <w:r>
        <w:rPr>
          <w:rFonts w:hint="eastAsia"/>
        </w:rPr>
        <w:t>Mysql</w:t>
      </w:r>
      <w:proofErr w:type="spellEnd"/>
      <w:r>
        <w:rPr>
          <w:rFonts w:hint="eastAsia"/>
        </w:rPr>
        <w:t>设计</w:t>
      </w:r>
      <w:bookmarkEnd w:id="79"/>
    </w:p>
    <w:p w:rsidR="00344090" w:rsidRDefault="00961374" w:rsidP="00344090">
      <w:pPr>
        <w:pStyle w:val="wxy0"/>
      </w:pPr>
      <w:r>
        <w:rPr>
          <w:rFonts w:hint="eastAsia"/>
        </w:rPr>
        <w:t>建立了六个表，分别是：</w:t>
      </w:r>
    </w:p>
    <w:tbl>
      <w:tblPr>
        <w:tblStyle w:val="ad"/>
        <w:tblW w:w="0" w:type="auto"/>
        <w:tblInd w:w="648" w:type="dxa"/>
        <w:tblLook w:val="04A0" w:firstRow="1" w:lastRow="0" w:firstColumn="1" w:lastColumn="0" w:noHBand="0" w:noVBand="1"/>
      </w:tblPr>
      <w:tblGrid>
        <w:gridCol w:w="2700"/>
        <w:gridCol w:w="5259"/>
      </w:tblGrid>
      <w:tr w:rsidR="00961374" w:rsidTr="00961374">
        <w:tc>
          <w:tcPr>
            <w:tcW w:w="2700" w:type="dxa"/>
          </w:tcPr>
          <w:p w:rsidR="00961374" w:rsidRPr="00961374" w:rsidRDefault="00961374" w:rsidP="00961374">
            <w:pPr>
              <w:pStyle w:val="wxy0"/>
              <w:ind w:firstLineChars="0" w:firstLine="0"/>
            </w:pPr>
            <w:proofErr w:type="spellStart"/>
            <w:r w:rsidRPr="00961374">
              <w:t>attrFrequencyTime</w:t>
            </w:r>
            <w:proofErr w:type="spellEnd"/>
          </w:p>
        </w:tc>
        <w:tc>
          <w:tcPr>
            <w:tcW w:w="5259" w:type="dxa"/>
          </w:tcPr>
          <w:p w:rsidR="00961374" w:rsidRDefault="00961374" w:rsidP="00961374">
            <w:pPr>
              <w:pStyle w:val="wxy0"/>
              <w:ind w:firstLineChars="0" w:firstLine="0"/>
            </w:pPr>
            <w:r>
              <w:rPr>
                <w:rFonts w:hint="eastAsia"/>
              </w:rPr>
              <w:t>测试员给出的随时间变化的味道频率评分</w:t>
            </w:r>
          </w:p>
        </w:tc>
      </w:tr>
      <w:tr w:rsidR="00961374" w:rsidTr="00961374">
        <w:tc>
          <w:tcPr>
            <w:tcW w:w="2700" w:type="dxa"/>
          </w:tcPr>
          <w:p w:rsidR="00961374" w:rsidRDefault="00961374" w:rsidP="00961374">
            <w:pPr>
              <w:pStyle w:val="wxy0"/>
              <w:ind w:firstLineChars="0" w:firstLine="0"/>
            </w:pPr>
            <w:r>
              <w:rPr>
                <w:rFonts w:hint="eastAsia"/>
              </w:rPr>
              <w:t>file</w:t>
            </w:r>
          </w:p>
        </w:tc>
        <w:tc>
          <w:tcPr>
            <w:tcW w:w="5259" w:type="dxa"/>
          </w:tcPr>
          <w:p w:rsidR="00961374" w:rsidRDefault="00961374" w:rsidP="00344090">
            <w:pPr>
              <w:pStyle w:val="wxy0"/>
              <w:ind w:firstLineChars="0" w:firstLine="0"/>
            </w:pPr>
            <w:r>
              <w:rPr>
                <w:rFonts w:hint="eastAsia"/>
              </w:rPr>
              <w:t>管理上传文件</w:t>
            </w:r>
          </w:p>
        </w:tc>
      </w:tr>
      <w:tr w:rsidR="00961374" w:rsidTr="00961374">
        <w:tc>
          <w:tcPr>
            <w:tcW w:w="2700" w:type="dxa"/>
          </w:tcPr>
          <w:p w:rsidR="00961374" w:rsidRDefault="00961374" w:rsidP="00961374">
            <w:pPr>
              <w:pStyle w:val="wxy0"/>
              <w:ind w:firstLineChars="0" w:firstLine="0"/>
            </w:pPr>
            <w:proofErr w:type="spellStart"/>
            <w:r w:rsidRPr="00961374">
              <w:t>InstantNoodles</w:t>
            </w:r>
            <w:proofErr w:type="spellEnd"/>
          </w:p>
        </w:tc>
        <w:tc>
          <w:tcPr>
            <w:tcW w:w="5259" w:type="dxa"/>
          </w:tcPr>
          <w:p w:rsidR="00961374" w:rsidRDefault="00961374" w:rsidP="00344090">
            <w:pPr>
              <w:pStyle w:val="wxy0"/>
              <w:ind w:firstLineChars="0" w:firstLine="0"/>
            </w:pPr>
            <w:r>
              <w:rPr>
                <w:rFonts w:hint="eastAsia"/>
              </w:rPr>
              <w:t>方便面属性</w:t>
            </w:r>
          </w:p>
        </w:tc>
      </w:tr>
      <w:tr w:rsidR="00961374" w:rsidTr="00961374">
        <w:tc>
          <w:tcPr>
            <w:tcW w:w="2700" w:type="dxa"/>
          </w:tcPr>
          <w:p w:rsidR="00961374" w:rsidRDefault="00961374" w:rsidP="00961374">
            <w:pPr>
              <w:pStyle w:val="wxy0"/>
              <w:ind w:firstLineChars="0" w:firstLine="0"/>
            </w:pPr>
            <w:proofErr w:type="spellStart"/>
            <w:r w:rsidRPr="00961374">
              <w:t>intensityTime</w:t>
            </w:r>
            <w:proofErr w:type="spellEnd"/>
          </w:p>
        </w:tc>
        <w:tc>
          <w:tcPr>
            <w:tcW w:w="5259" w:type="dxa"/>
          </w:tcPr>
          <w:p w:rsidR="00961374" w:rsidRDefault="00961374" w:rsidP="00961374">
            <w:pPr>
              <w:pStyle w:val="wxy0"/>
              <w:ind w:firstLineChars="0" w:firstLine="0"/>
            </w:pPr>
            <w:r>
              <w:rPr>
                <w:rFonts w:hint="eastAsia"/>
              </w:rPr>
              <w:t>测试员给出的随时间变化的强度评分</w:t>
            </w:r>
          </w:p>
        </w:tc>
      </w:tr>
      <w:tr w:rsidR="00961374" w:rsidTr="00961374">
        <w:tc>
          <w:tcPr>
            <w:tcW w:w="2700" w:type="dxa"/>
          </w:tcPr>
          <w:p w:rsidR="00961374" w:rsidRDefault="00961374" w:rsidP="00961374">
            <w:pPr>
              <w:pStyle w:val="wxy0"/>
              <w:ind w:firstLineChars="0" w:firstLine="0"/>
            </w:pPr>
            <w:proofErr w:type="spellStart"/>
            <w:r w:rsidRPr="00961374">
              <w:t>MultipleAttr</w:t>
            </w:r>
            <w:proofErr w:type="spellEnd"/>
          </w:p>
        </w:tc>
        <w:tc>
          <w:tcPr>
            <w:tcW w:w="5259" w:type="dxa"/>
          </w:tcPr>
          <w:p w:rsidR="00961374" w:rsidRDefault="00961374" w:rsidP="00344090">
            <w:pPr>
              <w:pStyle w:val="wxy0"/>
              <w:ind w:firstLineChars="0" w:firstLine="0"/>
            </w:pPr>
            <w:r>
              <w:rPr>
                <w:rFonts w:hint="eastAsia"/>
              </w:rPr>
              <w:t>方便面不同指标对应</w:t>
            </w:r>
          </w:p>
        </w:tc>
      </w:tr>
      <w:tr w:rsidR="00961374" w:rsidTr="00961374">
        <w:tc>
          <w:tcPr>
            <w:tcW w:w="2700" w:type="dxa"/>
          </w:tcPr>
          <w:p w:rsidR="00961374" w:rsidRDefault="00961374" w:rsidP="00961374">
            <w:pPr>
              <w:pStyle w:val="wxy0"/>
              <w:ind w:firstLineChars="0" w:firstLine="0"/>
            </w:pPr>
            <w:proofErr w:type="spellStart"/>
            <w:r w:rsidRPr="00961374">
              <w:t>userRates</w:t>
            </w:r>
            <w:proofErr w:type="spellEnd"/>
          </w:p>
        </w:tc>
        <w:tc>
          <w:tcPr>
            <w:tcW w:w="5259" w:type="dxa"/>
          </w:tcPr>
          <w:p w:rsidR="00961374" w:rsidRDefault="00961374" w:rsidP="00344090">
            <w:pPr>
              <w:pStyle w:val="wxy0"/>
              <w:ind w:firstLineChars="0" w:firstLine="0"/>
            </w:pPr>
            <w:r>
              <w:rPr>
                <w:rFonts w:hint="eastAsia"/>
              </w:rPr>
              <w:t>用户评分</w:t>
            </w:r>
          </w:p>
        </w:tc>
      </w:tr>
    </w:tbl>
    <w:p w:rsidR="00344090" w:rsidRDefault="00344090" w:rsidP="00344090">
      <w:pPr>
        <w:pStyle w:val="3"/>
        <w:spacing w:before="120" w:after="120"/>
      </w:pPr>
      <w:bookmarkStart w:id="80" w:name="_Toc514684439"/>
      <w:r>
        <w:t>N</w:t>
      </w:r>
      <w:r>
        <w:rPr>
          <w:rFonts w:hint="eastAsia"/>
        </w:rPr>
        <w:t>eo4j设计</w:t>
      </w:r>
      <w:bookmarkEnd w:id="80"/>
    </w:p>
    <w:p w:rsidR="00961374" w:rsidRPr="00961374" w:rsidRDefault="00961374" w:rsidP="00961374">
      <w:pPr>
        <w:pStyle w:val="wxy0"/>
      </w:pPr>
      <w:r>
        <w:rPr>
          <w:rFonts w:hint="eastAsia"/>
        </w:rPr>
        <w:t>建立了</w:t>
      </w:r>
      <w:r>
        <w:rPr>
          <w:rFonts w:hint="eastAsia"/>
        </w:rPr>
        <w:t>X</w:t>
      </w:r>
      <w:r>
        <w:rPr>
          <w:rFonts w:hint="eastAsia"/>
        </w:rPr>
        <w:t>种标签的节点。包括：</w:t>
      </w:r>
    </w:p>
    <w:p w:rsidR="00F21195" w:rsidRPr="00F21195" w:rsidRDefault="00F21195" w:rsidP="00F21195">
      <w:pPr>
        <w:pStyle w:val="wxy0"/>
      </w:pPr>
      <w:r>
        <w:rPr>
          <w:noProof/>
        </w:rPr>
        <w:drawing>
          <wp:inline distT="0" distB="0" distL="0" distR="0" wp14:anchorId="5EFC8E63" wp14:editId="19EF6713">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88564" cy="2102202"/>
                    </a:xfrm>
                    <a:prstGeom prst="rect">
                      <a:avLst/>
                    </a:prstGeom>
                  </pic:spPr>
                </pic:pic>
              </a:graphicData>
            </a:graphic>
          </wp:inline>
        </w:drawing>
      </w:r>
    </w:p>
    <w:p w:rsidR="00577A00" w:rsidRDefault="00811249" w:rsidP="00577A00">
      <w:pPr>
        <w:pStyle w:val="2"/>
        <w:spacing w:before="120" w:after="120"/>
      </w:pPr>
      <w:bookmarkStart w:id="81" w:name="_Toc514684440"/>
      <w:r>
        <w:rPr>
          <w:rFonts w:hint="eastAsia"/>
        </w:rPr>
        <w:lastRenderedPageBreak/>
        <w:t>功能模块设计</w:t>
      </w:r>
      <w:bookmarkEnd w:id="81"/>
    </w:p>
    <w:p w:rsidR="00A03B2E" w:rsidRDefault="00A03B2E" w:rsidP="00A03B2E">
      <w:pPr>
        <w:pStyle w:val="wxy0"/>
      </w:pPr>
      <w:r>
        <w:rPr>
          <w:noProof/>
        </w:rPr>
        <w:drawing>
          <wp:inline distT="0" distB="0" distL="0" distR="0" wp14:anchorId="35D03E44" wp14:editId="1EAA7184">
            <wp:extent cx="4429474" cy="2097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46883" cy="2106093"/>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F64B58" w:rsidRPr="00F64B58">
        <w:t>"gif", "jpeg", "jpg", "</w:t>
      </w:r>
      <w:proofErr w:type="spellStart"/>
      <w:r w:rsidR="00F64B58" w:rsidRPr="00F64B58">
        <w:t>png</w:t>
      </w:r>
      <w:proofErr w:type="spellEnd"/>
      <w:r w:rsidR="00F64B58" w:rsidRPr="00F64B58">
        <w:t>","doc","txt","</w:t>
      </w:r>
      <w:proofErr w:type="spellStart"/>
      <w:r w:rsidR="00F64B58" w:rsidRPr="00F64B58">
        <w:t>docx</w:t>
      </w:r>
      <w:proofErr w:type="spellEnd"/>
      <w:r w:rsidR="00F64B58" w:rsidRPr="00F64B58">
        <w:t>","</w:t>
      </w:r>
      <w:proofErr w:type="spellStart"/>
      <w:r w:rsidR="00F64B58" w:rsidRPr="00F64B58">
        <w:t>elxs</w:t>
      </w:r>
      <w:proofErr w:type="spellEnd"/>
      <w:r w:rsidR="00F64B58" w:rsidRPr="00F64B58">
        <w:t>","</w:t>
      </w:r>
      <w:proofErr w:type="spellStart"/>
      <w:r w:rsidR="00F64B58" w:rsidRPr="00F64B58">
        <w:t>els</w:t>
      </w:r>
      <w:proofErr w:type="spellEnd"/>
      <w:r w:rsidR="00F64B58" w:rsidRPr="00F64B58">
        <w:t>"</w:t>
      </w:r>
      <w:r>
        <w:rPr>
          <w:rFonts w:hint="eastAsia"/>
        </w:rPr>
        <w:t>。第二种是文件夹上传，上传的文件夹里必须包括配置文件，以方便对文件夹内所有数据的结构解析。</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p>
    <w:p w:rsidR="00FC2AD0" w:rsidRDefault="00E165A0" w:rsidP="00A03B2E">
      <w:pPr>
        <w:pStyle w:val="wxy0"/>
      </w:pPr>
      <w:r>
        <w:rPr>
          <w:noProof/>
        </w:rPr>
        <w:drawing>
          <wp:inline distT="0" distB="0" distL="0" distR="0" wp14:anchorId="2FD5C263" wp14:editId="79CDA56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82540" cy="2396695"/>
                    </a:xfrm>
                    <a:prstGeom prst="rect">
                      <a:avLst/>
                    </a:prstGeom>
                  </pic:spPr>
                </pic:pic>
              </a:graphicData>
            </a:graphic>
          </wp:inline>
        </w:drawing>
      </w:r>
    </w:p>
    <w:p w:rsidR="00E165A0" w:rsidRDefault="00E165A0" w:rsidP="00A03B2E">
      <w:pPr>
        <w:pStyle w:val="wxy0"/>
      </w:pPr>
      <w:r>
        <w:rPr>
          <w:rFonts w:hint="eastAsia"/>
        </w:rPr>
        <w:t>数据显示的第二种是图数据库，或者说是</w:t>
      </w:r>
      <w:r>
        <w:rPr>
          <w:rFonts w:hint="eastAsia"/>
        </w:rPr>
        <w:t>neo4j</w:t>
      </w:r>
      <w:r w:rsidR="00635B46">
        <w:rPr>
          <w:rFonts w:hint="eastAsia"/>
        </w:rPr>
        <w:t>的可视化界面。可以看到数据的节点和连接，可以通过最上方输入</w:t>
      </w:r>
      <w:r w:rsidR="00635B46">
        <w:rPr>
          <w:rFonts w:hint="eastAsia"/>
        </w:rPr>
        <w:t>cypher</w:t>
      </w:r>
      <w:r w:rsidR="00635B46">
        <w:rPr>
          <w:rFonts w:hint="eastAsia"/>
        </w:rPr>
        <w:t>语句进行查询。</w:t>
      </w:r>
    </w:p>
    <w:p w:rsidR="00E165A0" w:rsidRDefault="00E165A0" w:rsidP="00A03B2E">
      <w:pPr>
        <w:pStyle w:val="wxy0"/>
      </w:pPr>
      <w:r>
        <w:rPr>
          <w:noProof/>
        </w:rPr>
        <w:lastRenderedPageBreak/>
        <w:drawing>
          <wp:inline distT="0" distB="0" distL="0" distR="0" wp14:anchorId="2FD0A5B6" wp14:editId="7271F18F">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88564" cy="2102202"/>
                    </a:xfrm>
                    <a:prstGeom prst="rect">
                      <a:avLst/>
                    </a:prstGeom>
                  </pic:spPr>
                </pic:pic>
              </a:graphicData>
            </a:graphic>
          </wp:inline>
        </w:drawing>
      </w:r>
    </w:p>
    <w:p w:rsidR="00E165A0" w:rsidRDefault="00E165A0" w:rsidP="00A03B2E">
      <w:pPr>
        <w:pStyle w:val="wxy0"/>
      </w:pPr>
    </w:p>
    <w:p w:rsidR="00E165A0" w:rsidRDefault="00E165A0" w:rsidP="00A03B2E">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sidR="00961374">
        <w:rPr>
          <w:rFonts w:hint="eastAsia"/>
        </w:rPr>
        <w:t>插件</w:t>
      </w:r>
      <w:r>
        <w:rPr>
          <w:rFonts w:hint="eastAsia"/>
        </w:rPr>
        <w:t>OMS</w:t>
      </w:r>
      <w:r w:rsidR="00961374">
        <w:rPr>
          <w:rFonts w:hint="eastAsia"/>
        </w:rPr>
        <w:t>显示，没并入系统中，效果如下</w:t>
      </w:r>
      <w:r w:rsidR="00F21195">
        <w:rPr>
          <w:rFonts w:hint="eastAsia"/>
        </w:rPr>
        <w:t>。</w:t>
      </w:r>
    </w:p>
    <w:p w:rsidR="00F21195" w:rsidRDefault="00961374" w:rsidP="00A03B2E">
      <w:pPr>
        <w:pStyle w:val="wxy0"/>
      </w:pPr>
      <w:r>
        <w:rPr>
          <w:noProof/>
        </w:rPr>
        <w:drawing>
          <wp:inline distT="0" distB="0" distL="0" distR="0" wp14:anchorId="6ACDDD45" wp14:editId="4EC84DB3">
            <wp:extent cx="5328285" cy="456172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28285" cy="4561727"/>
                    </a:xfrm>
                    <a:prstGeom prst="rect">
                      <a:avLst/>
                    </a:prstGeom>
                  </pic:spPr>
                </pic:pic>
              </a:graphicData>
            </a:graphic>
          </wp:inline>
        </w:drawing>
      </w:r>
    </w:p>
    <w:p w:rsidR="00E165A0" w:rsidRDefault="00E165A0" w:rsidP="00A03B2E">
      <w:pPr>
        <w:pStyle w:val="wxy0"/>
      </w:pPr>
      <w:r>
        <w:rPr>
          <w:rFonts w:hint="eastAsia"/>
        </w:rPr>
        <w:t>第四种是</w:t>
      </w:r>
      <w:proofErr w:type="spellStart"/>
      <w:r>
        <w:rPr>
          <w:rFonts w:hint="eastAsia"/>
        </w:rPr>
        <w:t>MongoDB</w:t>
      </w:r>
      <w:proofErr w:type="spellEnd"/>
      <w:r>
        <w:rPr>
          <w:rFonts w:hint="eastAsia"/>
        </w:rPr>
        <w:t>。</w:t>
      </w:r>
    </w:p>
    <w:p w:rsidR="00635B46" w:rsidRDefault="00635B46" w:rsidP="00A03B2E">
      <w:pPr>
        <w:pStyle w:val="wxy0"/>
      </w:pPr>
    </w:p>
    <w:p w:rsidR="00635B46" w:rsidRDefault="00635B46" w:rsidP="00A03B2E">
      <w:pPr>
        <w:pStyle w:val="wxy0"/>
      </w:pPr>
      <w:r>
        <w:rPr>
          <w:rFonts w:hint="eastAsia"/>
        </w:rPr>
        <w:t>第五种是</w:t>
      </w:r>
      <w:proofErr w:type="spellStart"/>
      <w:r>
        <w:rPr>
          <w:rFonts w:hint="eastAsia"/>
        </w:rPr>
        <w:t>ProGRESQL</w:t>
      </w:r>
      <w:proofErr w:type="spellEnd"/>
      <w:r>
        <w:rPr>
          <w:rFonts w:hint="eastAsia"/>
        </w:rPr>
        <w:t>。</w:t>
      </w:r>
    </w:p>
    <w:p w:rsidR="00635B46" w:rsidRPr="00A03B2E" w:rsidRDefault="00635B46" w:rsidP="00A03B2E">
      <w:pPr>
        <w:pStyle w:val="wxy0"/>
      </w:pPr>
    </w:p>
    <w:p w:rsidR="00577A00" w:rsidRDefault="00577A00" w:rsidP="00577A00">
      <w:pPr>
        <w:pStyle w:val="3"/>
        <w:spacing w:before="120" w:after="120"/>
      </w:pPr>
      <w:bookmarkStart w:id="82" w:name="_Toc514684441"/>
      <w:r>
        <w:rPr>
          <w:rFonts w:hint="eastAsia"/>
        </w:rPr>
        <w:t>数据可视化</w:t>
      </w:r>
      <w:bookmarkEnd w:id="82"/>
    </w:p>
    <w:p w:rsidR="00E165A0" w:rsidRDefault="00344090" w:rsidP="00E165A0">
      <w:pPr>
        <w:pStyle w:val="wxy0"/>
      </w:pPr>
      <w:r>
        <w:rPr>
          <w:rFonts w:hint="eastAsia"/>
        </w:rPr>
        <w:t>这里的数据可视化主要指数据操作，包括增删改查。四种操作对应的页面</w:t>
      </w:r>
      <w:proofErr w:type="gramStart"/>
      <w:r>
        <w:rPr>
          <w:rFonts w:hint="eastAsia"/>
        </w:rPr>
        <w:t>分别如</w:t>
      </w:r>
      <w:proofErr w:type="gramEnd"/>
      <w:r>
        <w:rPr>
          <w:rFonts w:hint="eastAsia"/>
        </w:rPr>
        <w:t>:</w:t>
      </w:r>
      <w:r w:rsidR="00E165A0">
        <w:t xml:space="preserve"> </w:t>
      </w:r>
    </w:p>
    <w:p w:rsidR="00FC61CA" w:rsidRPr="00E165A0" w:rsidRDefault="00FC61CA" w:rsidP="00344090">
      <w:pPr>
        <w:pStyle w:val="wxy0"/>
      </w:pPr>
    </w:p>
    <w:p w:rsidR="00811249" w:rsidRDefault="000D2509" w:rsidP="007057DA">
      <w:pPr>
        <w:pStyle w:val="2"/>
        <w:spacing w:before="120" w:after="120"/>
      </w:pPr>
      <w:bookmarkStart w:id="83" w:name="_Toc514684442"/>
      <w:r>
        <w:rPr>
          <w:rFonts w:hint="eastAsia"/>
        </w:rPr>
        <w:t>本章小结</w:t>
      </w:r>
      <w:bookmarkEnd w:id="83"/>
    </w:p>
    <w:p w:rsidR="005161E4" w:rsidRPr="005161E4" w:rsidRDefault="005161E4" w:rsidP="005161E4">
      <w:pPr>
        <w:pStyle w:val="wxy0"/>
      </w:pPr>
      <w:r>
        <w:rPr>
          <w:rFonts w:hint="eastAsia"/>
        </w:rPr>
        <w:t>本章介绍了系统的架构，配置，功能和设计，简单了展示了针对食物领域的代码成果。</w:t>
      </w:r>
    </w:p>
    <w:p w:rsidR="00811249" w:rsidRDefault="00811249" w:rsidP="00C31F30">
      <w:pPr>
        <w:pStyle w:val="1"/>
        <w:spacing w:before="240"/>
      </w:pPr>
      <w:bookmarkStart w:id="84" w:name="_Toc514684443"/>
      <w:r>
        <w:rPr>
          <w:rFonts w:hint="eastAsia"/>
        </w:rPr>
        <w:lastRenderedPageBreak/>
        <w:t>总结与展望</w:t>
      </w:r>
      <w:bookmarkEnd w:id="84"/>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sidR="0020128F">
        <w:rPr>
          <w:rFonts w:hint="eastAsia"/>
        </w:rPr>
        <w:t>之处，对未来进行了展望。</w:t>
      </w:r>
    </w:p>
    <w:p w:rsidR="00811249" w:rsidRDefault="00811249" w:rsidP="007057DA">
      <w:pPr>
        <w:pStyle w:val="2"/>
        <w:spacing w:before="120" w:after="120"/>
      </w:pPr>
      <w:bookmarkStart w:id="85" w:name="_Toc514684444"/>
      <w:r>
        <w:rPr>
          <w:rFonts w:hint="eastAsia"/>
        </w:rPr>
        <w:t>本文总结</w:t>
      </w:r>
      <w:bookmarkEnd w:id="85"/>
    </w:p>
    <w:p w:rsidR="00344090" w:rsidRPr="00344090" w:rsidRDefault="00344090" w:rsidP="00344090">
      <w:pPr>
        <w:pStyle w:val="wxy0"/>
      </w:pPr>
      <w:r>
        <w:rPr>
          <w:rFonts w:hint="eastAsia"/>
        </w:rPr>
        <w:t>本文通过对食物领域方便面数据的研究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7057DA">
      <w:pPr>
        <w:pStyle w:val="3"/>
        <w:spacing w:before="120" w:after="120"/>
      </w:pPr>
      <w:bookmarkStart w:id="86" w:name="_Toc514684445"/>
      <w:r>
        <w:rPr>
          <w:rFonts w:hint="eastAsia"/>
        </w:rPr>
        <w:t>本文的主要工作</w:t>
      </w:r>
      <w:bookmarkEnd w:id="86"/>
    </w:p>
    <w:p w:rsidR="00776882" w:rsidRPr="00776882" w:rsidRDefault="00635B46" w:rsidP="00776882">
      <w:pPr>
        <w:pStyle w:val="wxy0"/>
      </w:pPr>
      <w:r>
        <w:t>在数据分析</w:t>
      </w:r>
      <w:r>
        <w:rPr>
          <w:rFonts w:hint="eastAsia"/>
        </w:rPr>
        <w:t>（</w:t>
      </w:r>
      <w:r>
        <w:t>转换</w:t>
      </w:r>
      <w:r>
        <w:rPr>
          <w:rFonts w:hint="eastAsia"/>
        </w:rPr>
        <w:t>）方面，我了解了几种常见的数据格式，并提出了</w:t>
      </w:r>
      <w:r>
        <w:rPr>
          <w:rFonts w:hint="eastAsia"/>
        </w:rPr>
        <w:t>excel/txt</w:t>
      </w:r>
      <w:r>
        <w:rPr>
          <w:rFonts w:hint="eastAsia"/>
        </w:rPr>
        <w:t>转</w:t>
      </w:r>
      <w:r>
        <w:rPr>
          <w:rFonts w:hint="eastAsia"/>
        </w:rPr>
        <w:t>xml/</w:t>
      </w:r>
      <w:proofErr w:type="spellStart"/>
      <w:r>
        <w:rPr>
          <w:rFonts w:hint="eastAsia"/>
        </w:rPr>
        <w:t>json</w:t>
      </w:r>
      <w:proofErr w:type="spellEnd"/>
      <w:r>
        <w:rPr>
          <w:rFonts w:hint="eastAsia"/>
        </w:rPr>
        <w:t>的一点思路，规定了配置文件的设置和映射方法</w:t>
      </w:r>
      <w:r w:rsidR="00F50F56">
        <w:rPr>
          <w:rFonts w:hint="eastAsia"/>
        </w:rPr>
        <w:t>。在数据存储方面，我学习了多种类型的数据库，学习了他们的思想和使用方法，将其中的几种嵌入了系统中，另几种给出了在该场景下的建模和设计，同时使用工具在时间和空间两个维度进行了性能分析。最后我拿出了一套系统，系统的功能设计体现了数据分析和数据存储的成果。</w:t>
      </w:r>
    </w:p>
    <w:p w:rsidR="00811249" w:rsidRDefault="00811249" w:rsidP="007057DA">
      <w:pPr>
        <w:pStyle w:val="3"/>
        <w:spacing w:before="120" w:after="120"/>
      </w:pPr>
      <w:bookmarkStart w:id="87" w:name="_Toc514684446"/>
      <w:r>
        <w:rPr>
          <w:rFonts w:hint="eastAsia"/>
        </w:rPr>
        <w:t>本文的主要创新点</w:t>
      </w:r>
      <w:bookmarkEnd w:id="87"/>
    </w:p>
    <w:p w:rsidR="00777AC0" w:rsidRPr="00777AC0" w:rsidRDefault="00C70654" w:rsidP="00777AC0">
      <w:pPr>
        <w:pStyle w:val="wxy0"/>
      </w:pPr>
      <w:r>
        <w:t>本文的创新点在于</w:t>
      </w:r>
      <w:r>
        <w:rPr>
          <w:rFonts w:hint="eastAsia"/>
        </w:rPr>
        <w:t>对不同类型数据库的建模分析。我找了市面上有名的各种数据库，取其中开源</w:t>
      </w:r>
      <w:proofErr w:type="gramStart"/>
      <w:r>
        <w:rPr>
          <w:rFonts w:hint="eastAsia"/>
        </w:rPr>
        <w:t>且典型</w:t>
      </w:r>
      <w:proofErr w:type="gramEnd"/>
      <w:r>
        <w:rPr>
          <w:rFonts w:hint="eastAsia"/>
        </w:rPr>
        <w:t>的为例进行开发，并进行性能对比。</w:t>
      </w:r>
    </w:p>
    <w:p w:rsidR="00811249" w:rsidRDefault="0088517C" w:rsidP="007057DA">
      <w:pPr>
        <w:pStyle w:val="2"/>
        <w:spacing w:before="120" w:after="120"/>
      </w:pPr>
      <w:bookmarkStart w:id="88" w:name="_Toc514684447"/>
      <w:r>
        <w:rPr>
          <w:rFonts w:hint="eastAsia"/>
        </w:rPr>
        <w:t>尚未解决的问题</w:t>
      </w:r>
      <w:bookmarkEnd w:id="88"/>
    </w:p>
    <w:p w:rsidR="0088517C" w:rsidRPr="0088517C" w:rsidRDefault="00C70654" w:rsidP="0088517C">
      <w:pPr>
        <w:pStyle w:val="wxy0"/>
      </w:pPr>
      <w:r>
        <w:t>由于本文场景数据量并不大</w:t>
      </w:r>
      <w:r>
        <w:rPr>
          <w:rFonts w:hint="eastAsia"/>
        </w:rPr>
        <w:t>，</w:t>
      </w:r>
      <w:r>
        <w:t>所以我没有考虑</w:t>
      </w:r>
      <w:r w:rsidR="00D07D42">
        <w:rPr>
          <w:rFonts w:hint="eastAsia"/>
        </w:rPr>
        <w:t>针对大数据的</w:t>
      </w:r>
      <w:r>
        <w:t>网格数据库</w:t>
      </w:r>
      <w:r>
        <w:rPr>
          <w:rFonts w:hint="eastAsia"/>
        </w:rPr>
        <w:t>。</w:t>
      </w:r>
      <w:r>
        <w:t>当</w:t>
      </w:r>
      <w:r>
        <w:rPr>
          <w:rFonts w:hint="eastAsia"/>
        </w:rPr>
        <w:t>子系统越来越多，</w:t>
      </w:r>
      <w:r w:rsidR="00D07D42">
        <w:rPr>
          <w:rFonts w:hint="eastAsia"/>
        </w:rPr>
        <w:t>网络交互越来越多时，也</w:t>
      </w:r>
      <w:r>
        <w:rPr>
          <w:rFonts w:hint="eastAsia"/>
        </w:rPr>
        <w:t>应该考虑加入</w:t>
      </w:r>
      <w:r w:rsidR="00D07D42">
        <w:rPr>
          <w:rFonts w:hint="eastAsia"/>
        </w:rPr>
        <w:t>与网络结合较多的分布式数据库。同时，关于数据库安全性，我并没有做特殊专门的处理。限于篇幅，还有一些数据库如时态，集成数据库也没有介绍分析。</w:t>
      </w:r>
      <w:r>
        <w:rPr>
          <w:rFonts w:hint="eastAsia"/>
        </w:rPr>
        <w:t>这些都是需要</w:t>
      </w:r>
      <w:r w:rsidR="00D07D42">
        <w:rPr>
          <w:rFonts w:hint="eastAsia"/>
        </w:rPr>
        <w:t>可以</w:t>
      </w:r>
      <w:r>
        <w:rPr>
          <w:rFonts w:hint="eastAsia"/>
        </w:rPr>
        <w:t>进一步考虑的问题。</w:t>
      </w:r>
    </w:p>
    <w:p w:rsidR="0088517C" w:rsidRDefault="0088517C" w:rsidP="0088517C">
      <w:pPr>
        <w:pStyle w:val="2"/>
        <w:spacing w:before="120" w:after="120"/>
      </w:pPr>
      <w:bookmarkStart w:id="89" w:name="_Toc514684448"/>
      <w:r>
        <w:rPr>
          <w:rFonts w:hint="eastAsia"/>
        </w:rPr>
        <w:t>展望</w:t>
      </w:r>
      <w:bookmarkEnd w:id="89"/>
    </w:p>
    <w:p w:rsidR="0088517C" w:rsidRPr="0088517C" w:rsidRDefault="00D07D42" w:rsidP="0020128F">
      <w:pPr>
        <w:pStyle w:val="wxy0"/>
      </w:pPr>
      <w:r>
        <w:t>数据库技术的发展持久不衰</w:t>
      </w:r>
      <w:r>
        <w:rPr>
          <w:rFonts w:hint="eastAsia"/>
        </w:rPr>
        <w:t>，</w:t>
      </w:r>
      <w:r>
        <w:t>在未来</w:t>
      </w:r>
      <w:r w:rsidR="0020128F">
        <w:t>甚至</w:t>
      </w:r>
      <w:r>
        <w:t>可能将有人工智能数据库</w:t>
      </w:r>
      <w:r>
        <w:rPr>
          <w:rFonts w:hint="eastAsia"/>
        </w:rPr>
        <w:t>，与计算机</w:t>
      </w:r>
      <w:r>
        <w:t>网络结合的数据库</w:t>
      </w:r>
      <w:r>
        <w:rPr>
          <w:rFonts w:hint="eastAsia"/>
        </w:rPr>
        <w:t>，新数据结构的数据库等，这些有待继续研究，开发和改进，希望我辈可以在数据库技术的进化中尽一份微薄之力</w:t>
      </w:r>
      <w:r w:rsidR="0020128F">
        <w:rPr>
          <w:rFonts w:hint="eastAsia"/>
        </w:rPr>
        <w:t>，也希望我的研究可以抛砖引玉，作为他人了解学习的小小参考。</w:t>
      </w:r>
    </w:p>
    <w:p w:rsidR="00811249" w:rsidRDefault="00811249" w:rsidP="00C31F30">
      <w:pPr>
        <w:pStyle w:val="1"/>
        <w:numPr>
          <w:ilvl w:val="0"/>
          <w:numId w:val="0"/>
        </w:numPr>
        <w:spacing w:before="240"/>
      </w:pPr>
      <w:bookmarkStart w:id="90" w:name="_Toc514684449"/>
      <w:r>
        <w:rPr>
          <w:rFonts w:hint="eastAsia"/>
        </w:rPr>
        <w:lastRenderedPageBreak/>
        <w:t>致谢</w:t>
      </w:r>
      <w:bookmarkEnd w:id="90"/>
    </w:p>
    <w:p w:rsidR="00A5208A" w:rsidRDefault="00B061A0" w:rsidP="00B061A0">
      <w:pPr>
        <w:pStyle w:val="wxy0"/>
      </w:pPr>
      <w:r>
        <w:rPr>
          <w:rFonts w:hint="eastAsia"/>
        </w:rPr>
        <w:t>我</w:t>
      </w:r>
      <w:r w:rsidR="00A5208A">
        <w:rPr>
          <w:rFonts w:hint="eastAsia"/>
        </w:rPr>
        <w:t>的毕业</w:t>
      </w:r>
      <w:r>
        <w:rPr>
          <w:rFonts w:hint="eastAsia"/>
        </w:rPr>
        <w:t>设计</w:t>
      </w:r>
      <w:r w:rsidR="00A5208A">
        <w:rPr>
          <w:rFonts w:hint="eastAsia"/>
        </w:rPr>
        <w:t>论文是在指导老师</w:t>
      </w:r>
      <w:r>
        <w:rPr>
          <w:rFonts w:hint="eastAsia"/>
        </w:rPr>
        <w:t>曹旻曹</w:t>
      </w:r>
      <w:r w:rsidR="00A5208A">
        <w:rPr>
          <w:rFonts w:hint="eastAsia"/>
        </w:rPr>
        <w:t>老师亲切关怀和悉心指导下完成的。从毕业设计选题到设计完成，</w:t>
      </w:r>
      <w:r>
        <w:rPr>
          <w:rFonts w:hint="eastAsia"/>
        </w:rPr>
        <w:t>曹</w:t>
      </w:r>
      <w:r w:rsidR="00A5208A">
        <w:rPr>
          <w:rFonts w:hint="eastAsia"/>
        </w:rPr>
        <w:t>老师</w:t>
      </w:r>
      <w:r>
        <w:rPr>
          <w:rFonts w:hint="eastAsia"/>
        </w:rPr>
        <w:t>非常耐心的</w:t>
      </w:r>
      <w:r w:rsidR="00A5208A">
        <w:rPr>
          <w:rFonts w:hint="eastAsia"/>
        </w:rPr>
        <w:t>指导</w:t>
      </w:r>
      <w:r>
        <w:rPr>
          <w:rFonts w:hint="eastAsia"/>
        </w:rPr>
        <w:t>我</w:t>
      </w:r>
      <w:r w:rsidR="00A5208A">
        <w:rPr>
          <w:rFonts w:hint="eastAsia"/>
        </w:rPr>
        <w:t>，</w:t>
      </w:r>
      <w:r>
        <w:rPr>
          <w:rFonts w:hint="eastAsia"/>
        </w:rPr>
        <w:t>正是因为</w:t>
      </w:r>
      <w:r w:rsidR="00A5208A">
        <w:rPr>
          <w:rFonts w:hint="eastAsia"/>
        </w:rPr>
        <w:t>有了</w:t>
      </w:r>
      <w:r>
        <w:rPr>
          <w:rFonts w:hint="eastAsia"/>
        </w:rPr>
        <w:t>曹</w:t>
      </w:r>
      <w:r w:rsidR="00A5208A">
        <w:rPr>
          <w:rFonts w:hint="eastAsia"/>
        </w:rPr>
        <w:t>老师</w:t>
      </w:r>
      <w:r>
        <w:rPr>
          <w:rFonts w:hint="eastAsia"/>
        </w:rPr>
        <w:t>的</w:t>
      </w:r>
      <w:r w:rsidR="00A5208A">
        <w:rPr>
          <w:rFonts w:hint="eastAsia"/>
        </w:rPr>
        <w:t>指导我才不会在</w:t>
      </w:r>
      <w:r>
        <w:rPr>
          <w:rFonts w:hint="eastAsia"/>
        </w:rPr>
        <w:t>研究中迷失方向</w:t>
      </w:r>
      <w:r w:rsidR="00A5208A">
        <w:rPr>
          <w:rFonts w:hint="eastAsia"/>
        </w:rPr>
        <w:t>。</w:t>
      </w:r>
      <w:r>
        <w:rPr>
          <w:rFonts w:hint="eastAsia"/>
        </w:rPr>
        <w:t>曹</w:t>
      </w:r>
      <w:r w:rsidR="00A5208A">
        <w:rPr>
          <w:rFonts w:hint="eastAsia"/>
        </w:rPr>
        <w:t>老师有严肃的科学态度，严谨的治学精神和</w:t>
      </w:r>
      <w:r>
        <w:rPr>
          <w:rFonts w:hint="eastAsia"/>
        </w:rPr>
        <w:t>使人如沐春风</w:t>
      </w:r>
      <w:r w:rsidR="00A5208A">
        <w:rPr>
          <w:rFonts w:hint="eastAsia"/>
        </w:rPr>
        <w:t>的</w:t>
      </w:r>
      <w:r>
        <w:rPr>
          <w:rFonts w:hint="eastAsia"/>
        </w:rPr>
        <w:t>指导方式</w:t>
      </w:r>
      <w:r w:rsidR="00A5208A">
        <w:rPr>
          <w:rFonts w:hint="eastAsia"/>
        </w:rPr>
        <w:t>，这些都是我</w:t>
      </w:r>
      <w:r>
        <w:rPr>
          <w:rFonts w:hint="eastAsia"/>
        </w:rPr>
        <w:t>敬佩和喜爱</w:t>
      </w:r>
      <w:r w:rsidR="00A5208A">
        <w:rPr>
          <w:rFonts w:hint="eastAsia"/>
        </w:rPr>
        <w:t>的，感谢</w:t>
      </w:r>
      <w:r>
        <w:rPr>
          <w:rFonts w:hint="eastAsia"/>
        </w:rPr>
        <w:t>曹</w:t>
      </w:r>
      <w:r w:rsidR="00A5208A">
        <w:rPr>
          <w:rFonts w:hint="eastAsia"/>
        </w:rPr>
        <w:t>老师</w:t>
      </w:r>
      <w:r>
        <w:rPr>
          <w:rFonts w:hint="eastAsia"/>
        </w:rPr>
        <w:t>在过程中给予的支持和鼓励</w:t>
      </w:r>
      <w:r w:rsidR="00A5208A">
        <w:rPr>
          <w:rFonts w:hint="eastAsia"/>
        </w:rPr>
        <w:t>，谢谢</w:t>
      </w:r>
      <w:r w:rsidR="00A5208A">
        <w:rPr>
          <w:rFonts w:hint="eastAsia"/>
        </w:rPr>
        <w:t>!</w:t>
      </w:r>
    </w:p>
    <w:p w:rsidR="005C6481" w:rsidRPr="00A5208A" w:rsidRDefault="00A5208A" w:rsidP="00A5208A">
      <w:pPr>
        <w:pStyle w:val="wxy0"/>
      </w:pPr>
      <w:r>
        <w:rPr>
          <w:rFonts w:hint="eastAsia"/>
        </w:rPr>
        <w:t>感谢</w:t>
      </w:r>
      <w:r w:rsidR="00321820">
        <w:rPr>
          <w:rFonts w:hint="eastAsia"/>
        </w:rPr>
        <w:t>我最大的后盾父母，感谢</w:t>
      </w:r>
      <w:r>
        <w:rPr>
          <w:rFonts w:hint="eastAsia"/>
        </w:rPr>
        <w:t>与我并肩作战的同学们，感谢关心我支持我的</w:t>
      </w:r>
      <w:r w:rsidR="00EF014C">
        <w:rPr>
          <w:rFonts w:hint="eastAsia"/>
        </w:rPr>
        <w:t>朋友们。感谢学校领导，感谢所有授我以业的</w:t>
      </w:r>
      <w:r>
        <w:rPr>
          <w:rFonts w:hint="eastAsia"/>
        </w:rPr>
        <w:t>老师们，感谢你们给予我的</w:t>
      </w:r>
      <w:r w:rsidR="00B061A0">
        <w:rPr>
          <w:rFonts w:hint="eastAsia"/>
        </w:rPr>
        <w:t>教授和帮助</w:t>
      </w:r>
      <w:r w:rsidR="00EF014C">
        <w:rPr>
          <w:rFonts w:hint="eastAsia"/>
        </w:rPr>
        <w:t>。</w:t>
      </w:r>
      <w:r>
        <w:rPr>
          <w:rFonts w:hint="eastAsia"/>
        </w:rPr>
        <w:t>感谢</w:t>
      </w:r>
      <w:r w:rsidR="00B061A0">
        <w:rPr>
          <w:rFonts w:hint="eastAsia"/>
        </w:rPr>
        <w:t>上海大学</w:t>
      </w:r>
      <w:r>
        <w:rPr>
          <w:rFonts w:hint="eastAsia"/>
        </w:rPr>
        <w:t>，特别感谢计算机科学与</w:t>
      </w:r>
      <w:r w:rsidR="00B061A0">
        <w:rPr>
          <w:rFonts w:hint="eastAsia"/>
        </w:rPr>
        <w:t>工程</w:t>
      </w:r>
      <w:r>
        <w:rPr>
          <w:rFonts w:hint="eastAsia"/>
        </w:rPr>
        <w:t>学院</w:t>
      </w:r>
      <w:r w:rsidR="00B061A0">
        <w:rPr>
          <w:rFonts w:hint="eastAsia"/>
        </w:rPr>
        <w:t>三</w:t>
      </w:r>
      <w:r>
        <w:rPr>
          <w:rFonts w:hint="eastAsia"/>
        </w:rPr>
        <w:t>年来为我提供的良好学习环境，</w:t>
      </w:r>
      <w:r w:rsidR="00B061A0">
        <w:rPr>
          <w:rFonts w:hint="eastAsia"/>
        </w:rPr>
        <w:t>使我受益良多，</w:t>
      </w:r>
      <w:r>
        <w:rPr>
          <w:rFonts w:hint="eastAsia"/>
        </w:rPr>
        <w:t>谢谢</w:t>
      </w:r>
      <w:r>
        <w:rPr>
          <w:rFonts w:hint="eastAsia"/>
        </w:rPr>
        <w:t>!</w:t>
      </w:r>
    </w:p>
    <w:p w:rsidR="00811249" w:rsidRDefault="00811249" w:rsidP="00C31F30">
      <w:pPr>
        <w:pStyle w:val="1"/>
        <w:numPr>
          <w:ilvl w:val="0"/>
          <w:numId w:val="0"/>
        </w:numPr>
        <w:spacing w:before="240"/>
      </w:pPr>
      <w:bookmarkStart w:id="91" w:name="_Toc514684450"/>
      <w:r>
        <w:rPr>
          <w:rFonts w:hint="eastAsia"/>
        </w:rPr>
        <w:lastRenderedPageBreak/>
        <w:t>参考文献</w:t>
      </w:r>
      <w:bookmarkEnd w:id="91"/>
    </w:p>
    <w:bookmarkStart w:id="92" w:name="_Ref357025587"/>
    <w:p w:rsidR="00F50F56" w:rsidRDefault="00F50F56" w:rsidP="00F50F56">
      <w:pPr>
        <w:pStyle w:val="wxy"/>
        <w:ind w:leftChars="202" w:left="796" w:hangingChars="177" w:hanging="372"/>
      </w:pPr>
      <w:r w:rsidRPr="00F50F56">
        <w:rPr>
          <w:rFonts w:ascii="Arial" w:hAnsi="Arial" w:cs="Arial"/>
          <w:color w:val="000000"/>
          <w:sz w:val="21"/>
          <w:szCs w:val="21"/>
        </w:rPr>
        <w:fldChar w:fldCharType="begin"/>
      </w:r>
      <w:r w:rsidRPr="00F50F56">
        <w:rPr>
          <w:rFonts w:ascii="Arial" w:hAnsi="Arial" w:cs="Arial"/>
          <w:color w:val="000000"/>
          <w:sz w:val="21"/>
          <w:szCs w:val="21"/>
        </w:rPr>
        <w:instrText xml:space="preserve"> HYPERLINK "http://kns.cnki.net/kcms/detail/detail.aspx?filename=SJSJ201008029&amp;dbcode=CJFQ&amp;dbname=CJFD2010&amp;v=" \t "kcmstarget" </w:instrText>
      </w:r>
      <w:r w:rsidRPr="00F50F56">
        <w:rPr>
          <w:rFonts w:ascii="Arial" w:hAnsi="Arial" w:cs="Arial"/>
          <w:color w:val="000000"/>
          <w:sz w:val="21"/>
          <w:szCs w:val="21"/>
        </w:rPr>
        <w:fldChar w:fldCharType="separate"/>
      </w:r>
      <w:r w:rsidRPr="00F50F56">
        <w:rPr>
          <w:color w:val="000000"/>
        </w:rPr>
        <w:t>基于</w:t>
      </w:r>
      <w:r w:rsidRPr="00F50F56">
        <w:rPr>
          <w:color w:val="000000"/>
        </w:rPr>
        <w:t>XML</w:t>
      </w:r>
      <w:r w:rsidRPr="00F50F56">
        <w:rPr>
          <w:color w:val="000000"/>
        </w:rPr>
        <w:t>的通用异构数据交换模型</w:t>
      </w:r>
      <w:r w:rsidRPr="00F50F56">
        <w:rPr>
          <w:color w:val="000000"/>
        </w:rPr>
        <w:fldChar w:fldCharType="end"/>
      </w:r>
      <w:r>
        <w:rPr>
          <w:rFonts w:ascii="Arial" w:hAnsi="Arial" w:cs="Arial"/>
          <w:color w:val="000000"/>
          <w:sz w:val="21"/>
          <w:szCs w:val="21"/>
        </w:rPr>
        <w:t xml:space="preserve">[J]. </w:t>
      </w:r>
      <w:r>
        <w:rPr>
          <w:rFonts w:ascii="Arial" w:hAnsi="Arial" w:cs="Arial"/>
          <w:color w:val="000000"/>
          <w:sz w:val="21"/>
          <w:szCs w:val="21"/>
        </w:rPr>
        <w:t>胡能发</w:t>
      </w:r>
      <w:r>
        <w:rPr>
          <w:rFonts w:ascii="Arial" w:hAnsi="Arial" w:cs="Arial"/>
          <w:color w:val="000000"/>
          <w:sz w:val="21"/>
          <w:szCs w:val="21"/>
        </w:rPr>
        <w:t>,</w:t>
      </w:r>
      <w:proofErr w:type="gramStart"/>
      <w:r>
        <w:rPr>
          <w:rFonts w:ascii="Arial" w:hAnsi="Arial" w:cs="Arial"/>
          <w:color w:val="000000"/>
          <w:sz w:val="21"/>
          <w:szCs w:val="21"/>
        </w:rPr>
        <w:t>唐为萍</w:t>
      </w:r>
      <w:proofErr w:type="gramEnd"/>
      <w:r>
        <w:rPr>
          <w:rFonts w:ascii="Arial" w:hAnsi="Arial" w:cs="Arial"/>
          <w:color w:val="000000"/>
          <w:sz w:val="21"/>
          <w:szCs w:val="21"/>
        </w:rPr>
        <w:t>.  </w:t>
      </w:r>
      <w:r>
        <w:t>计算机工程与设计</w:t>
      </w:r>
      <w:r w:rsidRPr="00F515DD">
        <w:t>. </w:t>
      </w:r>
      <w:r>
        <w:t>2010(08)</w:t>
      </w:r>
    </w:p>
    <w:bookmarkStart w:id="93" w:name="_Ref357025635"/>
    <w:bookmarkEnd w:id="92"/>
    <w:p w:rsidR="00F50F56" w:rsidRDefault="00F50F56" w:rsidP="00F50F56">
      <w:pPr>
        <w:pStyle w:val="wxy"/>
        <w:ind w:leftChars="202" w:left="849" w:hangingChars="177" w:hanging="425"/>
      </w:pPr>
      <w:r w:rsidRPr="00F50F56">
        <w:rPr>
          <w:color w:val="000000"/>
        </w:rPr>
        <w:fldChar w:fldCharType="begin"/>
      </w:r>
      <w:r w:rsidRPr="00F50F56">
        <w:rPr>
          <w:color w:val="000000"/>
        </w:rPr>
        <w:instrText xml:space="preserve"> HYPERLINK "http://kns.cnki.net/kcms/detail/detail.aspx?filename=JSGG199905027&amp;dbcode=CJFQ&amp;dbname=cjfd1999&amp;v=" \t "kcmstarget" </w:instrText>
      </w:r>
      <w:r w:rsidRPr="00F50F56">
        <w:rPr>
          <w:color w:val="000000"/>
        </w:rPr>
        <w:fldChar w:fldCharType="separate"/>
      </w:r>
      <w:r w:rsidRPr="00F50F56">
        <w:rPr>
          <w:color w:val="000000"/>
        </w:rPr>
        <w:t>数据库技术及其最新发展</w:t>
      </w:r>
      <w:r w:rsidRPr="00F50F56">
        <w:rPr>
          <w:color w:val="000000"/>
        </w:rPr>
        <w:fldChar w:fldCharType="end"/>
      </w:r>
      <w:r>
        <w:rPr>
          <w:rFonts w:ascii="Arial" w:hAnsi="Arial" w:cs="Arial"/>
          <w:color w:val="000000"/>
          <w:sz w:val="21"/>
          <w:szCs w:val="21"/>
        </w:rPr>
        <w:t xml:space="preserve">[J]. </w:t>
      </w:r>
      <w:proofErr w:type="gramStart"/>
      <w:r>
        <w:rPr>
          <w:rFonts w:ascii="Arial" w:hAnsi="Arial" w:cs="Arial"/>
          <w:color w:val="000000"/>
          <w:sz w:val="21"/>
          <w:szCs w:val="21"/>
        </w:rPr>
        <w:t>罗可</w:t>
      </w:r>
      <w:proofErr w:type="gramEnd"/>
      <w:r>
        <w:rPr>
          <w:rFonts w:ascii="Arial" w:hAnsi="Arial" w:cs="Arial"/>
          <w:color w:val="000000"/>
          <w:sz w:val="21"/>
          <w:szCs w:val="21"/>
        </w:rPr>
        <w:t>.  </w:t>
      </w:r>
      <w:r>
        <w:t>计算机工程与应用</w:t>
      </w:r>
      <w:r>
        <w:rPr>
          <w:rFonts w:ascii="Arial" w:hAnsi="Arial" w:cs="Arial"/>
          <w:color w:val="000000"/>
          <w:sz w:val="21"/>
          <w:szCs w:val="21"/>
        </w:rPr>
        <w:t>. </w:t>
      </w:r>
      <w:r>
        <w:t>1999(05)</w:t>
      </w:r>
    </w:p>
    <w:p w:rsidR="00F50F56" w:rsidRDefault="00DE19D3" w:rsidP="00F50F56">
      <w:pPr>
        <w:pStyle w:val="wxy"/>
        <w:ind w:leftChars="202" w:left="849" w:hangingChars="177" w:hanging="425"/>
      </w:pPr>
      <w:hyperlink r:id="rId42" w:tgtFrame="kcmstarget" w:history="1">
        <w:r w:rsidR="00F50F56" w:rsidRPr="00F50F56">
          <w:rPr>
            <w:color w:val="000000"/>
          </w:rPr>
          <w:t>数据库技术及其最新发展</w:t>
        </w:r>
      </w:hyperlink>
      <w:r w:rsidR="00F50F56">
        <w:rPr>
          <w:rFonts w:ascii="Arial" w:hAnsi="Arial" w:cs="Arial"/>
          <w:color w:val="000000"/>
          <w:sz w:val="21"/>
          <w:szCs w:val="21"/>
        </w:rPr>
        <w:t xml:space="preserve">[J]. </w:t>
      </w:r>
      <w:proofErr w:type="gramStart"/>
      <w:r w:rsidR="00F50F56">
        <w:rPr>
          <w:rFonts w:ascii="Arial" w:hAnsi="Arial" w:cs="Arial"/>
          <w:color w:val="000000"/>
          <w:sz w:val="21"/>
          <w:szCs w:val="21"/>
        </w:rPr>
        <w:t>罗可</w:t>
      </w:r>
      <w:proofErr w:type="gramEnd"/>
      <w:r w:rsidR="00F50F56">
        <w:rPr>
          <w:rFonts w:ascii="Arial" w:hAnsi="Arial" w:cs="Arial"/>
          <w:color w:val="000000"/>
          <w:sz w:val="21"/>
          <w:szCs w:val="21"/>
        </w:rPr>
        <w:t>.  </w:t>
      </w:r>
      <w:r w:rsidR="00F50F56">
        <w:t>计算机工程与应用</w:t>
      </w:r>
      <w:r w:rsidR="00F50F56">
        <w:rPr>
          <w:rFonts w:ascii="Arial" w:hAnsi="Arial" w:cs="Arial"/>
          <w:color w:val="000000"/>
          <w:sz w:val="21"/>
          <w:szCs w:val="21"/>
        </w:rPr>
        <w:t>. </w:t>
      </w:r>
      <w:r w:rsidR="00F50F56">
        <w:t>1999(05)</w:t>
      </w:r>
    </w:p>
    <w:p w:rsidR="00F50F56" w:rsidRDefault="00DE19D3" w:rsidP="00F50F56">
      <w:pPr>
        <w:pStyle w:val="wxy"/>
        <w:ind w:leftChars="202" w:left="849" w:hangingChars="177" w:hanging="425"/>
      </w:pPr>
      <w:hyperlink r:id="rId43" w:tgtFrame="kcmstarget" w:history="1">
        <w:r w:rsidR="00F50F56" w:rsidRPr="00F50F56">
          <w:rPr>
            <w:color w:val="000000"/>
          </w:rPr>
          <w:t>面向对象与数据库技术的结合</w:t>
        </w:r>
      </w:hyperlink>
      <w:r w:rsidR="00F50F56">
        <w:rPr>
          <w:rFonts w:ascii="Arial" w:hAnsi="Arial" w:cs="Arial"/>
          <w:color w:val="000000"/>
          <w:sz w:val="21"/>
          <w:szCs w:val="21"/>
        </w:rPr>
        <w:t xml:space="preserve">[J]. </w:t>
      </w:r>
      <w:r w:rsidR="00F50F56">
        <w:rPr>
          <w:rFonts w:ascii="Arial" w:hAnsi="Arial" w:cs="Arial"/>
          <w:color w:val="000000"/>
          <w:sz w:val="21"/>
          <w:szCs w:val="21"/>
        </w:rPr>
        <w:t>毛国君</w:t>
      </w:r>
      <w:r w:rsidR="00F50F56">
        <w:rPr>
          <w:rFonts w:ascii="Arial" w:hAnsi="Arial" w:cs="Arial"/>
          <w:color w:val="000000"/>
          <w:sz w:val="21"/>
          <w:szCs w:val="21"/>
        </w:rPr>
        <w:t>.  </w:t>
      </w:r>
      <w:r w:rsidR="00F50F56">
        <w:t>计算机系统应用</w:t>
      </w:r>
      <w:r w:rsidR="00F50F56">
        <w:rPr>
          <w:rFonts w:ascii="Arial" w:hAnsi="Arial" w:cs="Arial"/>
          <w:color w:val="000000"/>
          <w:sz w:val="21"/>
          <w:szCs w:val="21"/>
        </w:rPr>
        <w:t>. </w:t>
      </w:r>
      <w:r w:rsidR="00F50F56">
        <w:t>2000(07)</w:t>
      </w:r>
    </w:p>
    <w:p w:rsidR="00F50F56" w:rsidRPr="00866C6B" w:rsidRDefault="00F50F56" w:rsidP="00F50F56">
      <w:pPr>
        <w:pStyle w:val="wxy"/>
        <w:ind w:leftChars="202" w:left="849" w:hangingChars="177" w:hanging="425"/>
      </w:pPr>
      <w:r w:rsidRPr="00F50F56">
        <w:rPr>
          <w:rFonts w:hint="eastAsia"/>
          <w:color w:val="000000"/>
        </w:rPr>
        <w:t>基于</w:t>
      </w:r>
      <w:r w:rsidRPr="00F50F56">
        <w:rPr>
          <w:rFonts w:hint="eastAsia"/>
          <w:color w:val="000000"/>
        </w:rPr>
        <w:t>XML</w:t>
      </w:r>
      <w:r w:rsidRPr="00F50F56">
        <w:rPr>
          <w:rFonts w:hint="eastAsia"/>
          <w:color w:val="000000"/>
        </w:rPr>
        <w:t>的</w:t>
      </w:r>
      <w:r w:rsidRPr="00F50F56">
        <w:rPr>
          <w:rFonts w:hint="eastAsia"/>
          <w:color w:val="000000"/>
        </w:rPr>
        <w:t>Excel</w:t>
      </w:r>
      <w:r w:rsidRPr="00F50F56">
        <w:rPr>
          <w:rFonts w:hint="eastAsia"/>
          <w:color w:val="000000"/>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proofErr w:type="gramStart"/>
      <w:r w:rsidRPr="00866C6B">
        <w:rPr>
          <w:rFonts w:ascii="Arial" w:hAnsi="Arial" w:cs="Arial" w:hint="eastAsia"/>
          <w:color w:val="000000"/>
          <w:sz w:val="21"/>
          <w:szCs w:val="21"/>
        </w:rPr>
        <w:t>严小泉</w:t>
      </w:r>
      <w:proofErr w:type="gramEnd"/>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F50F56" w:rsidRDefault="00F50F56" w:rsidP="00F50F56">
      <w:pPr>
        <w:pStyle w:val="wxy"/>
        <w:numPr>
          <w:ilvl w:val="0"/>
          <w:numId w:val="0"/>
        </w:numPr>
        <w:ind w:left="849"/>
      </w:pPr>
    </w:p>
    <w:p w:rsidR="00CF6091" w:rsidRDefault="00CF6091" w:rsidP="00C1284E">
      <w:pPr>
        <w:pStyle w:val="wxy"/>
        <w:ind w:leftChars="202" w:left="849" w:hangingChars="177" w:hanging="425"/>
      </w:pPr>
      <w:proofErr w:type="spellStart"/>
      <w:r>
        <w:t>FragoudisD.User</w:t>
      </w:r>
      <w:proofErr w:type="spellEnd"/>
      <w:r>
        <w:t xml:space="preserve"> Modeling in Information </w:t>
      </w:r>
      <w:proofErr w:type="spellStart"/>
      <w:r>
        <w:t>Discovery</w:t>
      </w:r>
      <w:proofErr w:type="gramStart"/>
      <w:r>
        <w:t>:An</w:t>
      </w:r>
      <w:proofErr w:type="spellEnd"/>
      <w:proofErr w:type="gramEnd"/>
      <w:r>
        <w:t xml:space="preserve"> </w:t>
      </w:r>
      <w:proofErr w:type="spellStart"/>
      <w:r>
        <w:t>overview.InProceedings</w:t>
      </w:r>
      <w:proofErr w:type="spellEnd"/>
      <w:r>
        <w:t xml:space="preserve"> of Advanced Course on Artificial Intelligence,1999(ACAI99), July,1999, Greece.</w:t>
      </w:r>
      <w:bookmarkEnd w:id="93"/>
    </w:p>
    <w:p w:rsidR="00CF6091" w:rsidRDefault="00CF6091" w:rsidP="00C1284E">
      <w:pPr>
        <w:pStyle w:val="wxy"/>
        <w:ind w:leftChars="202" w:left="849" w:hangingChars="177" w:hanging="425"/>
      </w:pPr>
      <w:bookmarkStart w:id="94" w:name="_Ref357025641"/>
      <w:proofErr w:type="spellStart"/>
      <w:r>
        <w:t>Balabanovie</w:t>
      </w:r>
      <w:proofErr w:type="spellEnd"/>
      <w:r>
        <w:t xml:space="preserve"> M, </w:t>
      </w:r>
      <w:proofErr w:type="spellStart"/>
      <w:r>
        <w:t>Shoharn</w:t>
      </w:r>
      <w:proofErr w:type="spellEnd"/>
      <w:r>
        <w:t xml:space="preserve"> </w:t>
      </w:r>
      <w:proofErr w:type="spellStart"/>
      <w:r>
        <w:t>Y.Learning</w:t>
      </w:r>
      <w:proofErr w:type="spellEnd"/>
      <w:r>
        <w:t xml:space="preserve"> Information Retrieval </w:t>
      </w:r>
      <w:proofErr w:type="spellStart"/>
      <w:r>
        <w:t>Agents:Experiments</w:t>
      </w:r>
      <w:proofErr w:type="spellEnd"/>
      <w:r>
        <w:t xml:space="preserve"> with Auto-mated Web </w:t>
      </w:r>
      <w:proofErr w:type="spellStart"/>
      <w:r>
        <w:t>BrowsingIn:Proceedings</w:t>
      </w:r>
      <w:proofErr w:type="spellEnd"/>
      <w:r>
        <w:t xml:space="preserve"> of the </w:t>
      </w:r>
      <w:proofErr w:type="spellStart"/>
      <w:r>
        <w:t>AAAISpring</w:t>
      </w:r>
      <w:proofErr w:type="spellEnd"/>
      <w:r>
        <w:t xml:space="preserve"> Symposium Series on Information Gathering from Heterogeneous, Distributed Environments, March, 1995:13-18.</w:t>
      </w:r>
      <w:bookmarkEnd w:id="94"/>
    </w:p>
    <w:p w:rsidR="00866C6B" w:rsidRPr="00F50F56" w:rsidRDefault="00811249" w:rsidP="00F50F56">
      <w:pPr>
        <w:pStyle w:val="wxy"/>
        <w:ind w:leftChars="202" w:left="849" w:hangingChars="177" w:hanging="425"/>
        <w:rPr>
          <w:rStyle w:val="aa"/>
          <w:color w:val="auto"/>
          <w:u w:val="none"/>
        </w:rPr>
      </w:pPr>
      <w:r>
        <w:rPr>
          <w:rFonts w:hint="eastAsia"/>
        </w:rPr>
        <w:t>附录：部分源程序清单</w:t>
      </w:r>
    </w:p>
    <w:sectPr w:rsidR="00866C6B" w:rsidRPr="00F50F56" w:rsidSect="005E16C1">
      <w:footerReference w:type="default" r:id="rId44"/>
      <w:pgSz w:w="11906" w:h="16838" w:code="9"/>
      <w:pgMar w:top="1701" w:right="1474" w:bottom="1701" w:left="2041" w:header="1134" w:footer="1134" w:gutter="0"/>
      <w:pgNumType w:start="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ASUS" w:date="2018-05-24T23:56:00Z" w:initials="A">
    <w:p w:rsidR="00C73B4F" w:rsidRDefault="00C73B4F">
      <w:pPr>
        <w:pStyle w:val="af1"/>
      </w:pPr>
      <w:r>
        <w:rPr>
          <w:rStyle w:val="af0"/>
        </w:rPr>
        <w:annotationRef/>
      </w:r>
    </w:p>
  </w:comment>
  <w:comment w:id="49" w:author="ASUS" w:date="2018-05-10T23:44:00Z" w:initials="A">
    <w:p w:rsidR="00840509" w:rsidRDefault="00840509" w:rsidP="00556E82">
      <w:pPr>
        <w:pStyle w:val="af1"/>
      </w:pPr>
      <w:r>
        <w:rPr>
          <w:rStyle w:val="af0"/>
        </w:rPr>
        <w:annotationRef/>
      </w:r>
      <w:r>
        <w:t>这里我也不确定是作为子类还是另开一类</w:t>
      </w:r>
      <w:r>
        <w:rPr>
          <w:rFonts w:hint="eastAsia"/>
        </w:rPr>
        <w:t>。</w:t>
      </w:r>
    </w:p>
  </w:comment>
  <w:comment w:id="50" w:author="ASUS" w:date="2018-05-10T23:44:00Z" w:initials="A">
    <w:p w:rsidR="00840509" w:rsidRDefault="00840509" w:rsidP="00556E82">
      <w:pPr>
        <w:widowControl/>
        <w:jc w:val="left"/>
      </w:pPr>
      <w:r>
        <w:rPr>
          <w:rStyle w:val="af0"/>
        </w:rPr>
        <w:annotationRef/>
      </w:r>
      <w:r w:rsidRPr="00381741">
        <w:rPr>
          <w:rFonts w:hint="eastAsia"/>
        </w:rPr>
        <w:t>有两篇论文专门讲解了</w:t>
      </w:r>
      <w:r w:rsidRPr="00381741">
        <w:rPr>
          <w:rFonts w:hint="eastAsia"/>
        </w:rPr>
        <w:t xml:space="preserve"> NQ </w:t>
      </w:r>
      <w:r w:rsidRPr="00381741">
        <w:rPr>
          <w:rFonts w:hint="eastAsia"/>
        </w:rPr>
        <w:t>的基本概念和设计思路，分别是</w:t>
      </w:r>
      <w:r w:rsidRPr="00381741">
        <w:rPr>
          <w:rFonts w:hint="eastAsia"/>
        </w:rPr>
        <w:t xml:space="preserve"> </w:t>
      </w:r>
      <w:r w:rsidRPr="00381741">
        <w:rPr>
          <w:rFonts w:hint="eastAsia"/>
        </w:rPr>
        <w:t>《</w:t>
      </w:r>
      <w:r w:rsidRPr="00381741">
        <w:rPr>
          <w:rFonts w:hint="eastAsia"/>
        </w:rPr>
        <w:t>Cook/Rosenberger</w:t>
      </w:r>
      <w:r w:rsidRPr="00381741">
        <w:rPr>
          <w:rFonts w:hint="eastAsia"/>
        </w:rPr>
        <w:t>，持久对象原生数据库查询语言》</w:t>
      </w:r>
      <w:r w:rsidRPr="00381741">
        <w:rPr>
          <w:rFonts w:hint="eastAsia"/>
        </w:rPr>
        <w:t xml:space="preserve"> </w:t>
      </w:r>
      <w:r w:rsidRPr="00381741">
        <w:rPr>
          <w:rFonts w:hint="eastAsia"/>
        </w:rPr>
        <w:t>和</w:t>
      </w:r>
      <w:r w:rsidRPr="00381741">
        <w:rPr>
          <w:rFonts w:hint="eastAsia"/>
        </w:rPr>
        <w:t xml:space="preserve"> </w:t>
      </w:r>
      <w:r w:rsidRPr="00381741">
        <w:rPr>
          <w:rFonts w:hint="eastAsia"/>
        </w:rPr>
        <w:t>《</w:t>
      </w:r>
      <w:r w:rsidRPr="00381741">
        <w:rPr>
          <w:rFonts w:hint="eastAsia"/>
        </w:rPr>
        <w:t>Cook/</w:t>
      </w:r>
      <w:proofErr w:type="spellStart"/>
      <w:r w:rsidRPr="00381741">
        <w:rPr>
          <w:rFonts w:hint="eastAsia"/>
        </w:rPr>
        <w:t>Rai</w:t>
      </w:r>
      <w:proofErr w:type="spellEnd"/>
      <w:r w:rsidRPr="00381741">
        <w:rPr>
          <w:rFonts w:hint="eastAsia"/>
        </w:rPr>
        <w:t>，</w:t>
      </w:r>
      <w:r w:rsidRPr="00381741">
        <w:rPr>
          <w:rFonts w:hint="eastAsia"/>
        </w:rPr>
        <w:t>Safe Query Objects: Statically Typed Objects as Remotely Executable Queries</w:t>
      </w:r>
      <w:r w:rsidRPr="00381741">
        <w:rPr>
          <w:rFonts w:hint="eastAsia"/>
        </w:rPr>
        <w:t>》。</w:t>
      </w:r>
    </w:p>
    <w:p w:rsidR="00840509" w:rsidRPr="002C3A06" w:rsidRDefault="00840509" w:rsidP="00556E82">
      <w:pPr>
        <w:pStyle w:val="af1"/>
      </w:pPr>
    </w:p>
  </w:comment>
  <w:comment w:id="52" w:author="ASUS" w:date="2018-05-24T14:00:00Z" w:initials="A">
    <w:p w:rsidR="00840509" w:rsidRDefault="00840509">
      <w:pPr>
        <w:pStyle w:val="af1"/>
      </w:pPr>
      <w:r>
        <w:rPr>
          <w:rStyle w:val="af0"/>
        </w:rPr>
        <w:annotationRef/>
      </w:r>
      <w:r>
        <w:t>这里代码和理论还没有整理完成</w:t>
      </w:r>
      <w:r>
        <w:rPr>
          <w:rFonts w:hint="eastAsia"/>
        </w:rPr>
        <w:t>，</w:t>
      </w:r>
      <w:r>
        <w:t>下一版加上</w:t>
      </w:r>
      <w:r>
        <w:rPr>
          <w:rFonts w:hint="eastAsia"/>
        </w:rPr>
        <w:t>。</w:t>
      </w:r>
    </w:p>
    <w:p w:rsidR="00961BAC" w:rsidRDefault="00961BAC">
      <w:pPr>
        <w:pStyle w:val="af1"/>
      </w:pPr>
    </w:p>
    <w:p w:rsidR="00961BAC" w:rsidRDefault="00961BAC">
      <w:pPr>
        <w:pStyle w:val="af1"/>
      </w:pPr>
      <w:r>
        <w:rPr>
          <w:rFonts w:hint="eastAsia"/>
        </w:rPr>
        <w:t>应该还加一些二者的比较</w:t>
      </w:r>
    </w:p>
  </w:comment>
  <w:comment w:id="56" w:author="ASUS" w:date="2018-05-07T23:22:00Z" w:initials="A">
    <w:p w:rsidR="00840509" w:rsidRDefault="00840509" w:rsidP="008B5177">
      <w:pPr>
        <w:rPr>
          <w:rFonts w:ascii="Simsun" w:hAnsi="Simsun" w:hint="eastAsia"/>
          <w:color w:val="333333"/>
          <w:szCs w:val="21"/>
          <w:shd w:val="clear" w:color="auto" w:fill="F9F9F9"/>
        </w:rPr>
      </w:pPr>
      <w:r>
        <w:rPr>
          <w:rStyle w:val="af0"/>
        </w:rPr>
        <w:annotationRef/>
      </w:r>
      <w:r>
        <w:rPr>
          <w:rFonts w:ascii="Tahoma" w:hAnsi="Tahoma" w:cs="Tahoma" w:hint="eastAsia"/>
          <w:color w:val="222222"/>
          <w:szCs w:val="21"/>
          <w:shd w:val="clear" w:color="auto" w:fill="FFFFFF"/>
        </w:rPr>
        <w:t>这里我们可以用</w:t>
      </w:r>
      <w:r>
        <w:rPr>
          <w:rFonts w:ascii="Tahoma" w:hAnsi="Tahoma" w:cs="Tahoma" w:hint="eastAsia"/>
          <w:color w:val="222222"/>
          <w:szCs w:val="21"/>
          <w:shd w:val="clear" w:color="auto" w:fill="FFFFFF"/>
        </w:rPr>
        <w:t>neo4j</w:t>
      </w:r>
      <w:r>
        <w:rPr>
          <w:rFonts w:ascii="Tahoma" w:hAnsi="Tahoma" w:cs="Tahoma" w:hint="eastAsia"/>
          <w:color w:val="222222"/>
          <w:szCs w:val="21"/>
          <w:shd w:val="clear" w:color="auto" w:fill="FFFFFF"/>
        </w:rPr>
        <w:t>测试</w:t>
      </w:r>
      <w:proofErr w:type="gramStart"/>
      <w:r>
        <w:rPr>
          <w:rFonts w:ascii="Tahoma" w:hAnsi="Tahoma" w:cs="Tahoma" w:hint="eastAsia"/>
          <w:color w:val="222222"/>
          <w:szCs w:val="21"/>
          <w:shd w:val="clear" w:color="auto" w:fill="FFFFFF"/>
        </w:rPr>
        <w:t>一下图</w:t>
      </w:r>
      <w:proofErr w:type="gramEnd"/>
      <w:r>
        <w:rPr>
          <w:rFonts w:ascii="Tahoma" w:hAnsi="Tahoma" w:cs="Tahoma" w:hint="eastAsia"/>
          <w:color w:val="222222"/>
          <w:szCs w:val="21"/>
          <w:shd w:val="clear" w:color="auto" w:fill="FFFFFF"/>
        </w:rPr>
        <w:t>数据库插入的性能。假设电脑配置为</w:t>
      </w:r>
      <w:r>
        <w:rPr>
          <w:rFonts w:ascii="Simsun" w:hAnsi="Simsun"/>
          <w:color w:val="333333"/>
          <w:szCs w:val="21"/>
          <w:shd w:val="clear" w:color="auto" w:fill="F9F9F9"/>
        </w:rPr>
        <w:t>CPU: I3 2.4Ghz 4</w:t>
      </w:r>
      <w:r>
        <w:rPr>
          <w:rFonts w:ascii="Simsun" w:hAnsi="Simsun"/>
          <w:color w:val="333333"/>
          <w:szCs w:val="21"/>
          <w:shd w:val="clear" w:color="auto" w:fill="F9F9F9"/>
        </w:rPr>
        <w:t>核</w:t>
      </w:r>
      <w:r>
        <w:rPr>
          <w:rFonts w:ascii="Simsun" w:hAnsi="Simsun"/>
          <w:color w:val="333333"/>
          <w:szCs w:val="21"/>
          <w:shd w:val="clear" w:color="auto" w:fill="F9F9F9"/>
        </w:rPr>
        <w:t>,</w:t>
      </w:r>
      <w:r>
        <w:rPr>
          <w:rFonts w:ascii="Simsun" w:hAnsi="Simsun"/>
          <w:color w:val="333333"/>
          <w:szCs w:val="21"/>
          <w:shd w:val="clear" w:color="auto" w:fill="F9F9F9"/>
        </w:rPr>
        <w:t>内存</w:t>
      </w:r>
      <w:r>
        <w:rPr>
          <w:rFonts w:ascii="Simsun" w:hAnsi="Simsun"/>
          <w:color w:val="333333"/>
          <w:szCs w:val="21"/>
          <w:shd w:val="clear" w:color="auto" w:fill="F9F9F9"/>
        </w:rPr>
        <w:t>8G</w:t>
      </w:r>
      <w:r>
        <w:rPr>
          <w:rFonts w:ascii="Simsun" w:hAnsi="Simsun" w:hint="eastAsia"/>
          <w:color w:val="333333"/>
          <w:szCs w:val="21"/>
          <w:shd w:val="clear" w:color="auto" w:fill="F9F9F9"/>
        </w:rPr>
        <w:t>。</w:t>
      </w:r>
    </w:p>
    <w:p w:rsidR="00840509" w:rsidRDefault="00840509" w:rsidP="008B5177">
      <w:pPr>
        <w:rPr>
          <w:rFonts w:ascii="Helvetica" w:hAnsi="Helvetica" w:cs="Helvetica"/>
          <w:color w:val="000000"/>
          <w:szCs w:val="21"/>
        </w:rPr>
      </w:pPr>
      <w:r w:rsidRPr="00D8547C">
        <w:rPr>
          <w:rFonts w:ascii="Helvetica" w:hAnsi="Helvetica" w:cs="Helvetica" w:hint="eastAsia"/>
          <w:color w:val="000000"/>
          <w:szCs w:val="21"/>
        </w:rPr>
        <w:t>方式</w:t>
      </w:r>
      <w:proofErr w:type="gramStart"/>
      <w:r w:rsidRPr="00D8547C">
        <w:rPr>
          <w:rFonts w:ascii="Helvetica" w:hAnsi="Helvetica" w:cs="Helvetica" w:hint="eastAsia"/>
          <w:color w:val="000000"/>
          <w:szCs w:val="21"/>
        </w:rPr>
        <w:t>一</w:t>
      </w:r>
      <w:proofErr w:type="gramEnd"/>
      <w:r w:rsidRPr="00D8547C">
        <w:rPr>
          <w:rFonts w:ascii="Helvetica" w:hAnsi="Helvetica" w:cs="Helvetica" w:hint="eastAsia"/>
          <w:color w:val="000000"/>
          <w:szCs w:val="21"/>
        </w:rPr>
        <w:t>：采用其原生接口操作</w:t>
      </w:r>
    </w:p>
    <w:tbl>
      <w:tblPr>
        <w:tblStyle w:val="ad"/>
        <w:tblW w:w="0" w:type="auto"/>
        <w:tblLook w:val="04A0" w:firstRow="1" w:lastRow="0" w:firstColumn="1" w:lastColumn="0" w:noHBand="0" w:noVBand="1"/>
      </w:tblPr>
      <w:tblGrid>
        <w:gridCol w:w="8607"/>
      </w:tblGrid>
      <w:tr w:rsidR="00840509" w:rsidTr="00214FC5">
        <w:tc>
          <w:tcPr>
            <w:tcW w:w="8607" w:type="dxa"/>
          </w:tcPr>
          <w:p w:rsidR="00840509" w:rsidRPr="00D8547C" w:rsidRDefault="00840509"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w:t>
            </w:r>
            <w:r w:rsidRPr="00D8547C">
              <w:rPr>
                <w:rFonts w:ascii="Helvetica" w:hAnsi="Helvetica" w:cs="Helvetica" w:hint="eastAsia"/>
                <w:color w:val="000000"/>
                <w:szCs w:val="21"/>
              </w:rPr>
              <w:t>-Xms1024m -Xmx1024m -Xmn512m-XX:PermSize=128m -</w:t>
            </w:r>
            <w:proofErr w:type="spellStart"/>
            <w:r w:rsidRPr="00D8547C">
              <w:rPr>
                <w:rFonts w:ascii="Helvetica" w:hAnsi="Helvetica" w:cs="Helvetica" w:hint="eastAsia"/>
                <w:color w:val="000000"/>
                <w:szCs w:val="21"/>
              </w:rPr>
              <w:t>XX:MaxPermSize</w:t>
            </w:r>
            <w:proofErr w:type="spellEnd"/>
            <w:r w:rsidRPr="00D8547C">
              <w:rPr>
                <w:rFonts w:ascii="Helvetica" w:hAnsi="Helvetica" w:cs="Helvetica" w:hint="eastAsia"/>
                <w:color w:val="000000"/>
                <w:szCs w:val="21"/>
              </w:rPr>
              <w:t>=256m</w:t>
            </w:r>
          </w:p>
          <w:p w:rsidR="00840509" w:rsidRPr="00D8547C" w:rsidRDefault="00840509" w:rsidP="00214FC5">
            <w:pPr>
              <w:rPr>
                <w:rFonts w:ascii="Helvetica" w:hAnsi="Helvetica" w:cs="Helvetica"/>
                <w:color w:val="000000"/>
                <w:szCs w:val="21"/>
              </w:rPr>
            </w:pPr>
            <w:r w:rsidRPr="00D8547C">
              <w:rPr>
                <w:rFonts w:ascii="Helvetica" w:hAnsi="Helvetica" w:cs="Helvetica" w:hint="eastAsia"/>
                <w:color w:val="000000"/>
                <w:szCs w:val="21"/>
              </w:rPr>
              <w:t>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761M</w:t>
            </w:r>
          </w:p>
          <w:p w:rsidR="00840509" w:rsidRPr="00D8547C" w:rsidRDefault="00840509" w:rsidP="00214FC5">
            <w:pPr>
              <w:rPr>
                <w:rFonts w:ascii="Helvetica" w:hAnsi="Helvetica" w:cs="Helvetica"/>
                <w:color w:val="000000"/>
                <w:szCs w:val="21"/>
              </w:rPr>
            </w:pPr>
            <w:r w:rsidRPr="00D8547C">
              <w:rPr>
                <w:rFonts w:ascii="Helvetica" w:hAnsi="Helvetica" w:cs="Helvetica" w:hint="eastAsia"/>
                <w:color w:val="000000"/>
                <w:szCs w:val="21"/>
              </w:rPr>
              <w:t>8000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2</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829M</w:t>
            </w:r>
          </w:p>
          <w:p w:rsidR="00840509" w:rsidRPr="00D8547C" w:rsidRDefault="00840509" w:rsidP="00214FC5">
            <w:pPr>
              <w:rPr>
                <w:rFonts w:ascii="Helvetica" w:hAnsi="Helvetica" w:cs="Helvetica"/>
                <w:color w:val="000000"/>
                <w:szCs w:val="21"/>
              </w:rPr>
            </w:pPr>
            <w:r w:rsidRPr="00D8547C">
              <w:rPr>
                <w:rFonts w:ascii="Helvetica" w:hAnsi="Helvetica" w:cs="Helvetica" w:hint="eastAsia"/>
                <w:color w:val="000000"/>
                <w:szCs w:val="21"/>
              </w:rPr>
              <w:t>16000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16000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983M</w:t>
            </w:r>
          </w:p>
          <w:p w:rsidR="00840509" w:rsidRPr="00D8547C" w:rsidRDefault="00840509" w:rsidP="00214FC5">
            <w:pPr>
              <w:rPr>
                <w:rFonts w:ascii="Helvetica" w:hAnsi="Helvetica" w:cs="Helvetica"/>
                <w:color w:val="000000"/>
                <w:szCs w:val="21"/>
              </w:rPr>
            </w:pPr>
            <w:r w:rsidRPr="00D8547C">
              <w:rPr>
                <w:rFonts w:ascii="Helvetica" w:hAnsi="Helvetica" w:cs="Helvetica" w:hint="eastAsia"/>
                <w:color w:val="000000"/>
                <w:szCs w:val="21"/>
              </w:rPr>
              <w:t>24000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9</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1079M</w:t>
            </w:r>
          </w:p>
          <w:p w:rsidR="00840509" w:rsidRPr="00D8547C" w:rsidRDefault="00840509" w:rsidP="00214FC5">
            <w:pPr>
              <w:rPr>
                <w:rFonts w:ascii="Helvetica" w:hAnsi="Helvetica" w:cs="Helvetica"/>
                <w:color w:val="000000"/>
                <w:szCs w:val="21"/>
              </w:rPr>
            </w:pPr>
            <w:r w:rsidRPr="00D8547C">
              <w:rPr>
                <w:rFonts w:ascii="Helvetica" w:hAnsi="Helvetica" w:cs="Helvetica" w:hint="eastAsia"/>
                <w:color w:val="000000"/>
                <w:szCs w:val="21"/>
              </w:rPr>
              <w:t>32000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32000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14</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1187M</w:t>
            </w:r>
          </w:p>
          <w:p w:rsidR="00840509" w:rsidRDefault="00840509"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关系：执行</w:t>
            </w:r>
            <w:proofErr w:type="gramStart"/>
            <w:r w:rsidRPr="00D8547C">
              <w:rPr>
                <w:rFonts w:ascii="Helvetica" w:hAnsi="Helvetica" w:cs="Helvetica" w:hint="eastAsia"/>
                <w:color w:val="000000"/>
                <w:szCs w:val="21"/>
              </w:rPr>
              <w:t>1</w:t>
            </w:r>
            <w:proofErr w:type="gramEnd"/>
            <w:r w:rsidRPr="00D8547C">
              <w:rPr>
                <w:rFonts w:ascii="Helvetica" w:hAnsi="Helvetica" w:cs="Helvetica" w:hint="eastAsia"/>
                <w:color w:val="000000"/>
                <w:szCs w:val="21"/>
              </w:rPr>
              <w:t>多分钟以后直接报</w:t>
            </w:r>
            <w:proofErr w:type="spellStart"/>
            <w:r w:rsidRPr="00D8547C">
              <w:rPr>
                <w:rFonts w:ascii="Helvetica" w:hAnsi="Helvetica" w:cs="Helvetica" w:hint="eastAsia"/>
                <w:color w:val="000000"/>
                <w:szCs w:val="21"/>
              </w:rPr>
              <w:t>outOfMemery</w:t>
            </w:r>
            <w:proofErr w:type="spellEnd"/>
            <w:r w:rsidRPr="00D8547C">
              <w:rPr>
                <w:rFonts w:ascii="Helvetica" w:hAnsi="Helvetica" w:cs="Helvetica" w:hint="eastAsia"/>
                <w:color w:val="000000"/>
                <w:szCs w:val="21"/>
              </w:rPr>
              <w:t>: java heap space</w:t>
            </w:r>
          </w:p>
        </w:tc>
      </w:tr>
    </w:tbl>
    <w:p w:rsidR="00840509" w:rsidRPr="00D8547C" w:rsidRDefault="00840509" w:rsidP="008B5177">
      <w:pPr>
        <w:rPr>
          <w:rFonts w:ascii="Helvetica" w:hAnsi="Helvetica" w:cs="Helvetica"/>
          <w:color w:val="000000"/>
          <w:szCs w:val="21"/>
        </w:rPr>
      </w:pPr>
      <w:r w:rsidRPr="00D8547C">
        <w:rPr>
          <w:rFonts w:ascii="Helvetica" w:hAnsi="Helvetica" w:cs="Helvetica" w:hint="eastAsia"/>
          <w:color w:val="000000"/>
          <w:szCs w:val="21"/>
        </w:rPr>
        <w:t>内存使用：</w:t>
      </w:r>
    </w:p>
    <w:p w:rsidR="00840509" w:rsidRDefault="00840509" w:rsidP="008B5177">
      <w:pPr>
        <w:rPr>
          <w:rFonts w:ascii="Helvetica" w:hAnsi="Helvetica" w:cs="Helvetica"/>
          <w:color w:val="000000"/>
          <w:szCs w:val="21"/>
        </w:rPr>
      </w:pPr>
      <w:r w:rsidRPr="00D8547C">
        <w:rPr>
          <w:rFonts w:ascii="Helvetica" w:hAnsi="Helvetica" w:cs="Helvetica"/>
          <w:color w:val="000000"/>
          <w:szCs w:val="21"/>
        </w:rPr>
        <w:t xml:space="preserve"> </w:t>
      </w:r>
      <w:r>
        <w:rPr>
          <w:rFonts w:ascii="Simsun" w:hAnsi="Simsun" w:hint="eastAsia"/>
          <w:noProof/>
          <w:color w:val="333333"/>
          <w:szCs w:val="21"/>
        </w:rPr>
        <w:drawing>
          <wp:inline distT="0" distB="0" distL="0" distR="0" wp14:anchorId="31582E5A" wp14:editId="1EF6F695">
            <wp:extent cx="4876800" cy="1990725"/>
            <wp:effectExtent l="0" t="0" r="0" b="952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rsidR="00840509" w:rsidRPr="00D8547C" w:rsidRDefault="00840509" w:rsidP="008B5177">
      <w:pPr>
        <w:rPr>
          <w:rFonts w:ascii="Helvetica" w:hAnsi="Helvetica" w:cs="Helvetica"/>
          <w:color w:val="000000"/>
          <w:szCs w:val="21"/>
        </w:rPr>
      </w:pPr>
      <w:r w:rsidRPr="00D8547C">
        <w:rPr>
          <w:rFonts w:ascii="Helvetica" w:hAnsi="Helvetica" w:cs="Helvetica" w:hint="eastAsia"/>
          <w:color w:val="000000"/>
          <w:szCs w:val="21"/>
        </w:rPr>
        <w:t>结论：插入时用事务插入接口的话，在</w:t>
      </w:r>
      <w:r w:rsidRPr="00D8547C">
        <w:rPr>
          <w:rFonts w:ascii="Helvetica" w:hAnsi="Helvetica" w:cs="Helvetica" w:hint="eastAsia"/>
          <w:color w:val="000000"/>
          <w:szCs w:val="21"/>
        </w:rPr>
        <w:t>JVM 1G</w:t>
      </w:r>
      <w:r w:rsidRPr="00D8547C">
        <w:rPr>
          <w:rFonts w:ascii="Helvetica" w:hAnsi="Helvetica" w:cs="Helvetica" w:hint="eastAsia"/>
          <w:color w:val="000000"/>
          <w:szCs w:val="21"/>
        </w:rPr>
        <w:t>内存的配置下最后能够插入</w:t>
      </w:r>
      <w:r w:rsidRPr="00D8547C">
        <w:rPr>
          <w:rFonts w:ascii="Helvetica" w:hAnsi="Helvetica" w:cs="Helvetica" w:hint="eastAsia"/>
          <w:color w:val="000000"/>
          <w:szCs w:val="21"/>
        </w:rPr>
        <w:t>3</w:t>
      </w:r>
      <w:r w:rsidRPr="00D8547C">
        <w:rPr>
          <w:rFonts w:ascii="Helvetica" w:hAnsi="Helvetica" w:cs="Helvetica" w:hint="eastAsia"/>
          <w:color w:val="000000"/>
          <w:szCs w:val="21"/>
        </w:rPr>
        <w:t>万多个节点和关系，再多就内存溢出。</w:t>
      </w:r>
    </w:p>
    <w:p w:rsidR="00840509" w:rsidRDefault="00840509" w:rsidP="008B5177">
      <w:pPr>
        <w:rPr>
          <w:rFonts w:ascii="Helvetica" w:hAnsi="Helvetica" w:cs="Helvetica"/>
          <w:color w:val="000000"/>
          <w:szCs w:val="21"/>
        </w:rPr>
      </w:pPr>
      <w:r w:rsidRPr="00D8547C">
        <w:rPr>
          <w:rFonts w:ascii="Helvetica" w:hAnsi="Helvetica" w:cs="Helvetica" w:hint="eastAsia"/>
          <w:color w:val="000000"/>
          <w:szCs w:val="21"/>
        </w:rPr>
        <w:t>方式二：采用</w:t>
      </w:r>
      <w:proofErr w:type="spellStart"/>
      <w:r w:rsidRPr="00D8547C">
        <w:rPr>
          <w:rFonts w:ascii="Helvetica" w:hAnsi="Helvetica" w:cs="Helvetica" w:hint="eastAsia"/>
          <w:color w:val="000000"/>
          <w:szCs w:val="21"/>
        </w:rPr>
        <w:t>BatchInserter</w:t>
      </w:r>
      <w:proofErr w:type="spellEnd"/>
      <w:r w:rsidRPr="00D8547C">
        <w:rPr>
          <w:rFonts w:ascii="Helvetica" w:hAnsi="Helvetica" w:cs="Helvetica" w:hint="eastAsia"/>
          <w:color w:val="000000"/>
          <w:szCs w:val="21"/>
        </w:rPr>
        <w:t>接口</w:t>
      </w:r>
    </w:p>
    <w:tbl>
      <w:tblPr>
        <w:tblStyle w:val="ad"/>
        <w:tblW w:w="0" w:type="auto"/>
        <w:tblLook w:val="04A0" w:firstRow="1" w:lastRow="0" w:firstColumn="1" w:lastColumn="0" w:noHBand="0" w:noVBand="1"/>
      </w:tblPr>
      <w:tblGrid>
        <w:gridCol w:w="8607"/>
      </w:tblGrid>
      <w:tr w:rsidR="00840509" w:rsidTr="00214FC5">
        <w:tc>
          <w:tcPr>
            <w:tcW w:w="8607" w:type="dxa"/>
          </w:tcPr>
          <w:p w:rsidR="00840509" w:rsidRPr="00D8547C" w:rsidRDefault="00840509"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采用</w:t>
            </w:r>
            <w:r w:rsidRPr="00D8547C">
              <w:rPr>
                <w:rFonts w:ascii="Helvetica" w:hAnsi="Helvetica" w:cs="Helvetica" w:hint="eastAsia"/>
                <w:color w:val="000000"/>
                <w:szCs w:val="21"/>
              </w:rPr>
              <w:t>JVM</w:t>
            </w:r>
            <w:r w:rsidRPr="00D8547C">
              <w:rPr>
                <w:rFonts w:ascii="Helvetica" w:hAnsi="Helvetica" w:cs="Helvetica" w:hint="eastAsia"/>
                <w:color w:val="000000"/>
                <w:szCs w:val="21"/>
              </w:rPr>
              <w:t>默认设置</w:t>
            </w:r>
          </w:p>
          <w:p w:rsidR="00840509" w:rsidRPr="00D8547C" w:rsidRDefault="00840509"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840509" w:rsidRPr="00D8547C" w:rsidRDefault="00840509" w:rsidP="00214FC5">
            <w:pPr>
              <w:rPr>
                <w:rFonts w:ascii="Helvetica" w:hAnsi="Helvetica" w:cs="Helvetica"/>
                <w:color w:val="000000"/>
                <w:szCs w:val="21"/>
              </w:rPr>
            </w:pPr>
            <w:r w:rsidRPr="00D8547C">
              <w:rPr>
                <w:rFonts w:ascii="Helvetica" w:hAnsi="Helvetica" w:cs="Helvetica" w:hint="eastAsia"/>
                <w:color w:val="000000"/>
                <w:szCs w:val="21"/>
              </w:rPr>
              <w:t>80000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17</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840509" w:rsidRPr="00D8547C" w:rsidRDefault="00840509" w:rsidP="00214FC5">
            <w:pPr>
              <w:rPr>
                <w:rFonts w:ascii="Helvetica" w:hAnsi="Helvetica" w:cs="Helvetica"/>
                <w:color w:val="000000"/>
                <w:szCs w:val="21"/>
              </w:rPr>
            </w:pPr>
            <w:r w:rsidRPr="00D8547C">
              <w:rPr>
                <w:rFonts w:ascii="Helvetica" w:hAnsi="Helvetica" w:cs="Helvetica" w:hint="eastAsia"/>
                <w:color w:val="000000"/>
                <w:szCs w:val="21"/>
              </w:rPr>
              <w:t>120000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120000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31</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289M</w:t>
            </w:r>
          </w:p>
          <w:p w:rsidR="00840509" w:rsidRPr="00D8547C" w:rsidRDefault="00840509" w:rsidP="00214FC5">
            <w:pPr>
              <w:rPr>
                <w:rFonts w:ascii="Helvetica" w:hAnsi="Helvetica" w:cs="Helvetica"/>
                <w:color w:val="000000"/>
                <w:szCs w:val="21"/>
              </w:rPr>
            </w:pPr>
            <w:r w:rsidRPr="00D8547C">
              <w:rPr>
                <w:rFonts w:ascii="Helvetica" w:hAnsi="Helvetica" w:cs="Helvetica" w:hint="eastAsia"/>
                <w:color w:val="000000"/>
                <w:szCs w:val="21"/>
              </w:rPr>
              <w:t>200000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200000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tc>
      </w:tr>
    </w:tbl>
    <w:p w:rsidR="00840509" w:rsidRPr="00D8547C" w:rsidRDefault="00840509" w:rsidP="008B5177">
      <w:pPr>
        <w:rPr>
          <w:rFonts w:ascii="Helvetica" w:hAnsi="Helvetica" w:cs="Helvetica"/>
          <w:color w:val="000000"/>
          <w:szCs w:val="21"/>
        </w:rPr>
      </w:pPr>
    </w:p>
    <w:p w:rsidR="00840509" w:rsidRPr="00D8547C" w:rsidRDefault="00840509" w:rsidP="008B5177">
      <w:pPr>
        <w:ind w:firstLine="424"/>
        <w:rPr>
          <w:rFonts w:ascii="Helvetica" w:hAnsi="Helvetica" w:cs="Helvetica"/>
          <w:color w:val="000000"/>
          <w:szCs w:val="21"/>
        </w:rPr>
      </w:pPr>
      <w:r w:rsidRPr="00D8547C">
        <w:rPr>
          <w:rFonts w:ascii="Helvetica" w:hAnsi="Helvetica" w:cs="Helvetica" w:hint="eastAsia"/>
          <w:color w:val="000000"/>
          <w:szCs w:val="21"/>
        </w:rPr>
        <w:t>分析：根据官方文档，当少量数据（根据测试观察</w:t>
      </w:r>
      <w:r w:rsidRPr="00D8547C">
        <w:rPr>
          <w:rFonts w:ascii="Helvetica" w:hAnsi="Helvetica" w:cs="Helvetica" w:hint="eastAsia"/>
          <w:color w:val="000000"/>
          <w:szCs w:val="21"/>
        </w:rPr>
        <w:t>5000</w:t>
      </w:r>
      <w:r w:rsidRPr="00D8547C">
        <w:rPr>
          <w:rFonts w:ascii="Helvetica" w:hAnsi="Helvetica" w:cs="Helvetica" w:hint="eastAsia"/>
          <w:color w:val="000000"/>
          <w:szCs w:val="21"/>
        </w:rPr>
        <w:t>条以下）插入时，建议使用事务型插入接口（即通常</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的数据操作接口）；当数据量比较大时，建议采用专用的</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接口，这个接口在插入时</w:t>
      </w:r>
      <w:proofErr w:type="gramStart"/>
      <w:r w:rsidRPr="00D8547C">
        <w:rPr>
          <w:rFonts w:ascii="Helvetica" w:hAnsi="Helvetica" w:cs="Helvetica" w:hint="eastAsia"/>
          <w:color w:val="000000"/>
          <w:szCs w:val="21"/>
        </w:rPr>
        <w:t>不</w:t>
      </w:r>
      <w:proofErr w:type="gramEnd"/>
      <w:r w:rsidRPr="00D8547C">
        <w:rPr>
          <w:rFonts w:ascii="Helvetica" w:hAnsi="Helvetica" w:cs="Helvetica" w:hint="eastAsia"/>
          <w:color w:val="000000"/>
          <w:szCs w:val="21"/>
        </w:rPr>
        <w:t>创建事务，内存占用很少，基本上在不同数据量的操作期间内存无太大变化。由此可见，在向</w:t>
      </w:r>
      <w:r w:rsidRPr="00D8547C">
        <w:rPr>
          <w:rFonts w:ascii="Helvetica" w:hAnsi="Helvetica" w:cs="Helvetica" w:hint="eastAsia"/>
          <w:color w:val="000000"/>
          <w:szCs w:val="21"/>
        </w:rPr>
        <w:t>NEO4J</w:t>
      </w:r>
      <w:r w:rsidRPr="00D8547C">
        <w:rPr>
          <w:rFonts w:ascii="Helvetica" w:hAnsi="Helvetica" w:cs="Helvetica" w:hint="eastAsia"/>
          <w:color w:val="000000"/>
          <w:szCs w:val="21"/>
        </w:rPr>
        <w:t>导入大量数据时，可以有以下两种方法实现快速插入：</w:t>
      </w:r>
      <w:r>
        <w:rPr>
          <w:rFonts w:ascii="Helvetica" w:hAnsi="Helvetica" w:cs="Helvetica" w:hint="eastAsia"/>
          <w:color w:val="000000"/>
          <w:szCs w:val="21"/>
        </w:rPr>
        <w:t>1.</w:t>
      </w:r>
      <w:r w:rsidRPr="00D8547C">
        <w:rPr>
          <w:rFonts w:ascii="Helvetica" w:hAnsi="Helvetica" w:cs="Helvetica" w:hint="eastAsia"/>
          <w:color w:val="000000"/>
          <w:szCs w:val="21"/>
        </w:rPr>
        <w:t>化大为小法</w:t>
      </w:r>
      <w:r>
        <w:rPr>
          <w:rFonts w:ascii="Helvetica" w:hAnsi="Helvetica" w:cs="Helvetica" w:hint="eastAsia"/>
          <w:color w:val="000000"/>
          <w:szCs w:val="21"/>
        </w:rPr>
        <w:t>。</w:t>
      </w:r>
      <w:r w:rsidRPr="00D8547C">
        <w:rPr>
          <w:rFonts w:ascii="Helvetica" w:hAnsi="Helvetica" w:cs="Helvetica" w:hint="eastAsia"/>
          <w:color w:val="000000"/>
          <w:szCs w:val="21"/>
        </w:rPr>
        <w:t>此法是将大量的数据集合分成</w:t>
      </w:r>
      <w:r w:rsidRPr="00D8547C">
        <w:rPr>
          <w:rFonts w:ascii="Helvetica" w:hAnsi="Helvetica" w:cs="Helvetica" w:hint="eastAsia"/>
          <w:color w:val="000000"/>
          <w:szCs w:val="21"/>
        </w:rPr>
        <w:t>5000</w:t>
      </w:r>
      <w:r w:rsidRPr="00D8547C">
        <w:rPr>
          <w:rFonts w:ascii="Helvetica" w:hAnsi="Helvetica" w:cs="Helvetica" w:hint="eastAsia"/>
          <w:color w:val="000000"/>
          <w:szCs w:val="21"/>
        </w:rPr>
        <w:t>条或者更少集合，使用事务型插入接口插入数据，这样整体的插入时间按照以上的测试结果，</w:t>
      </w:r>
      <w:r w:rsidRPr="00D8547C">
        <w:rPr>
          <w:rFonts w:ascii="Helvetica" w:hAnsi="Helvetica" w:cs="Helvetica" w:hint="eastAsia"/>
          <w:color w:val="000000"/>
          <w:szCs w:val="21"/>
        </w:rPr>
        <w:t>100000</w:t>
      </w:r>
      <w:r w:rsidRPr="00D8547C">
        <w:rPr>
          <w:rFonts w:ascii="Helvetica" w:hAnsi="Helvetica" w:cs="Helvetica" w:hint="eastAsia"/>
          <w:color w:val="000000"/>
          <w:szCs w:val="21"/>
        </w:rPr>
        <w:t>条数据可以在</w:t>
      </w:r>
      <w:r w:rsidRPr="00D8547C">
        <w:rPr>
          <w:rFonts w:ascii="Helvetica" w:hAnsi="Helvetica" w:cs="Helvetica" w:hint="eastAsia"/>
          <w:color w:val="000000"/>
          <w:szCs w:val="21"/>
        </w:rPr>
        <w:t>30</w:t>
      </w:r>
      <w:r w:rsidRPr="00D8547C">
        <w:rPr>
          <w:rFonts w:ascii="Helvetica" w:hAnsi="Helvetica" w:cs="Helvetica" w:hint="eastAsia"/>
          <w:color w:val="000000"/>
          <w:szCs w:val="21"/>
        </w:rPr>
        <w:t>秒内插入完毕。缺点是需要分拆数据集合为小的集合；优点是当用户已经在运行一组</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的数据库时，只需改造相关的代码即可，也不需要在导入期间暂停数据库。</w:t>
      </w:r>
    </w:p>
    <w:p w:rsidR="00840509" w:rsidRPr="00D8547C" w:rsidRDefault="00840509" w:rsidP="008B5177">
      <w:pPr>
        <w:rPr>
          <w:rFonts w:ascii="Helvetica" w:hAnsi="Helvetica" w:cs="Helvetica"/>
          <w:color w:val="000000"/>
          <w:szCs w:val="21"/>
        </w:rPr>
      </w:pPr>
      <w:r>
        <w:rPr>
          <w:rFonts w:ascii="Helvetica" w:hAnsi="Helvetica" w:cs="Helvetica" w:hint="eastAsia"/>
          <w:color w:val="000000"/>
          <w:szCs w:val="21"/>
        </w:rPr>
        <w:t>2.</w:t>
      </w:r>
      <w:r w:rsidRPr="00D8547C">
        <w:rPr>
          <w:rFonts w:ascii="Helvetica" w:hAnsi="Helvetica" w:cs="Helvetica" w:hint="eastAsia"/>
          <w:color w:val="000000"/>
          <w:szCs w:val="21"/>
        </w:rPr>
        <w:t>批量插入法</w:t>
      </w:r>
      <w:r>
        <w:rPr>
          <w:rFonts w:ascii="Helvetica" w:hAnsi="Helvetica" w:cs="Helvetica" w:hint="eastAsia"/>
          <w:color w:val="000000"/>
          <w:szCs w:val="21"/>
        </w:rPr>
        <w:t>。</w:t>
      </w:r>
      <w:r w:rsidRPr="00D8547C">
        <w:rPr>
          <w:rFonts w:ascii="Helvetica" w:hAnsi="Helvetica" w:cs="Helvetica" w:hint="eastAsia"/>
          <w:color w:val="000000"/>
          <w:szCs w:val="21"/>
        </w:rPr>
        <w:t>此法不管数据量多大，都可以实现快速插入，实现速度和内存的平衡，适合在初始化数据库时（或者需要大量导入数据时）一次性导入大量的数据；缺点是导入数据时要暂停数据库，采用</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接口导入，不能实现业务无中断运行。</w:t>
      </w:r>
    </w:p>
    <w:p w:rsidR="00840509" w:rsidRPr="00D8547C" w:rsidRDefault="00840509" w:rsidP="008B5177">
      <w:pPr>
        <w:ind w:firstLine="424"/>
        <w:rPr>
          <w:rFonts w:ascii="Helvetica" w:hAnsi="Helvetica" w:cs="Helvetica"/>
          <w:color w:val="000000"/>
          <w:szCs w:val="21"/>
        </w:rPr>
      </w:pPr>
      <w:r w:rsidRPr="00D8547C">
        <w:rPr>
          <w:rFonts w:ascii="Helvetica" w:hAnsi="Helvetica" w:cs="Helvetica" w:hint="eastAsia"/>
          <w:color w:val="000000"/>
          <w:szCs w:val="21"/>
        </w:rPr>
        <w:t>建议：采用化大为小法，当插入（导入）数据量大于</w:t>
      </w:r>
      <w:r w:rsidRPr="00D8547C">
        <w:rPr>
          <w:rFonts w:ascii="Helvetica" w:hAnsi="Helvetica" w:cs="Helvetica" w:hint="eastAsia"/>
          <w:color w:val="000000"/>
          <w:szCs w:val="21"/>
        </w:rPr>
        <w:t>1000</w:t>
      </w:r>
      <w:r w:rsidRPr="00D8547C">
        <w:rPr>
          <w:rFonts w:ascii="Helvetica" w:hAnsi="Helvetica" w:cs="Helvetica" w:hint="eastAsia"/>
          <w:color w:val="000000"/>
          <w:szCs w:val="21"/>
        </w:rPr>
        <w:t>个时，采用分批插入的方法，可以达到快速插入数据的目的，也能保证内存占用量不会有太大的变化而导致</w:t>
      </w:r>
      <w:r w:rsidRPr="00D8547C">
        <w:rPr>
          <w:rFonts w:ascii="Helvetica" w:hAnsi="Helvetica" w:cs="Helvetica" w:hint="eastAsia"/>
          <w:color w:val="000000"/>
          <w:szCs w:val="21"/>
        </w:rPr>
        <w:t>OOM</w:t>
      </w:r>
      <w:r w:rsidRPr="00D8547C">
        <w:rPr>
          <w:rFonts w:ascii="Helvetica" w:hAnsi="Helvetica" w:cs="Helvetica" w:hint="eastAsia"/>
          <w:color w:val="000000"/>
          <w:szCs w:val="21"/>
        </w:rPr>
        <w:t>。</w:t>
      </w:r>
    </w:p>
    <w:p w:rsidR="00840509" w:rsidRDefault="00840509">
      <w:pPr>
        <w:pStyle w:val="af1"/>
      </w:pPr>
    </w:p>
  </w:comment>
  <w:comment w:id="57" w:author="ASUS" w:date="2018-05-07T23:16:00Z" w:initials="A">
    <w:p w:rsidR="00840509" w:rsidRPr="008B5177" w:rsidRDefault="00840509"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Pr>
          <w:rStyle w:val="af0"/>
        </w:rPr>
        <w:annotationRef/>
      </w:r>
      <w:r w:rsidRPr="008B5177">
        <w:rPr>
          <w:rFonts w:ascii="Verdana" w:hAnsi="Verdana" w:cs="宋体"/>
          <w:color w:val="393939"/>
          <w:kern w:val="0"/>
          <w:szCs w:val="21"/>
        </w:rPr>
        <w:t>对事务的支持。</w:t>
      </w:r>
      <w:r w:rsidRPr="008B5177">
        <w:rPr>
          <w:rFonts w:ascii="Verdana" w:hAnsi="Verdana" w:cs="宋体"/>
          <w:color w:val="393939"/>
          <w:kern w:val="0"/>
          <w:szCs w:val="21"/>
        </w:rPr>
        <w:t>Neo4J</w:t>
      </w:r>
      <w:r w:rsidRPr="008B5177">
        <w:rPr>
          <w:rFonts w:ascii="Verdana" w:hAnsi="Verdana" w:cs="宋体"/>
          <w:color w:val="393939"/>
          <w:kern w:val="0"/>
          <w:szCs w:val="21"/>
        </w:rPr>
        <w:t>强制要求每个对数据的更改都需要在一个事务之内完成，以保证数据的一致性。</w:t>
      </w:r>
    </w:p>
    <w:p w:rsidR="00840509" w:rsidRPr="008B5177" w:rsidRDefault="00840509"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强大的图形搜索能力。</w:t>
      </w:r>
      <w:r w:rsidRPr="008B5177">
        <w:rPr>
          <w:rFonts w:ascii="Verdana" w:hAnsi="Verdana" w:cs="宋体"/>
          <w:color w:val="393939"/>
          <w:kern w:val="0"/>
          <w:szCs w:val="21"/>
        </w:rPr>
        <w:t>Neo4J</w:t>
      </w:r>
      <w:r w:rsidRPr="008B5177">
        <w:rPr>
          <w:rFonts w:ascii="Verdana" w:hAnsi="Verdana" w:cs="宋体"/>
          <w:color w:val="393939"/>
          <w:kern w:val="0"/>
          <w:szCs w:val="21"/>
        </w:rPr>
        <w:t>允许用户通过</w:t>
      </w:r>
      <w:r w:rsidRPr="008B5177">
        <w:rPr>
          <w:rFonts w:ascii="Verdana" w:hAnsi="Verdana" w:cs="宋体"/>
          <w:color w:val="393939"/>
          <w:kern w:val="0"/>
          <w:szCs w:val="21"/>
        </w:rPr>
        <w:t>Cypher</w:t>
      </w:r>
      <w:r w:rsidRPr="008B5177">
        <w:rPr>
          <w:rFonts w:ascii="Verdana" w:hAnsi="Verdana" w:cs="宋体"/>
          <w:color w:val="393939"/>
          <w:kern w:val="0"/>
          <w:szCs w:val="21"/>
        </w:rPr>
        <w:t>语言来操作数据库。该语言是特意为操作图形数据库设计的，因此其可以</w:t>
      </w:r>
      <w:proofErr w:type="gramStart"/>
      <w:r w:rsidRPr="008B5177">
        <w:rPr>
          <w:rFonts w:ascii="Verdana" w:hAnsi="Verdana" w:cs="宋体"/>
          <w:color w:val="393939"/>
          <w:kern w:val="0"/>
          <w:szCs w:val="21"/>
        </w:rPr>
        <w:t>非常</w:t>
      </w:r>
      <w:proofErr w:type="gramEnd"/>
      <w:r w:rsidRPr="008B5177">
        <w:rPr>
          <w:rFonts w:ascii="Verdana" w:hAnsi="Verdana" w:cs="宋体"/>
          <w:color w:val="393939"/>
          <w:kern w:val="0"/>
          <w:szCs w:val="21"/>
        </w:rPr>
        <w:t>高效地操作图形数据库。同时</w:t>
      </w:r>
      <w:r w:rsidRPr="008B5177">
        <w:rPr>
          <w:rFonts w:ascii="Verdana" w:hAnsi="Verdana" w:cs="宋体"/>
          <w:color w:val="393939"/>
          <w:kern w:val="0"/>
          <w:szCs w:val="21"/>
        </w:rPr>
        <w:t>Neo4J</w:t>
      </w:r>
      <w:r w:rsidRPr="008B5177">
        <w:rPr>
          <w:rFonts w:ascii="Verdana" w:hAnsi="Verdana" w:cs="宋体"/>
          <w:color w:val="393939"/>
          <w:kern w:val="0"/>
          <w:szCs w:val="21"/>
        </w:rPr>
        <w:t>也提供了面向当前市场一系列流行语言的客户端，以供使用这些语言的开发人员能够快速地对</w:t>
      </w:r>
      <w:r w:rsidRPr="008B5177">
        <w:rPr>
          <w:rFonts w:ascii="Verdana" w:hAnsi="Verdana" w:cs="宋体"/>
          <w:color w:val="393939"/>
          <w:kern w:val="0"/>
          <w:szCs w:val="21"/>
        </w:rPr>
        <w:t>Neo4J</w:t>
      </w:r>
      <w:r w:rsidRPr="008B5177">
        <w:rPr>
          <w:rFonts w:ascii="Verdana" w:hAnsi="Verdana" w:cs="宋体"/>
          <w:color w:val="393939"/>
          <w:kern w:val="0"/>
          <w:szCs w:val="21"/>
        </w:rPr>
        <w:t>进行操作。除此之外，一些项目，如</w:t>
      </w:r>
      <w:r w:rsidRPr="008B5177">
        <w:rPr>
          <w:rFonts w:ascii="Verdana" w:hAnsi="Verdana" w:cs="宋体"/>
          <w:color w:val="393939"/>
          <w:kern w:val="0"/>
          <w:szCs w:val="21"/>
        </w:rPr>
        <w:t>Spring Data Neo4J</w:t>
      </w:r>
      <w:r w:rsidRPr="008B5177">
        <w:rPr>
          <w:rFonts w:ascii="Verdana" w:hAnsi="Verdana" w:cs="宋体"/>
          <w:color w:val="393939"/>
          <w:kern w:val="0"/>
          <w:szCs w:val="21"/>
        </w:rPr>
        <w:t>，也提供了一系列非常简单明了的数据操作方式，使得用户上手变得更为容易。</w:t>
      </w:r>
    </w:p>
    <w:p w:rsidR="00840509" w:rsidRPr="008B5177" w:rsidRDefault="00840509"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具有一定的横向扩展能力。由于图中的一个结点常常具有和其它结点相关联的关系，因此像一系列</w:t>
      </w:r>
      <w:proofErr w:type="spellStart"/>
      <w:r w:rsidRPr="008B5177">
        <w:rPr>
          <w:rFonts w:ascii="Verdana" w:hAnsi="Verdana" w:cs="宋体"/>
          <w:color w:val="393939"/>
          <w:kern w:val="0"/>
          <w:szCs w:val="21"/>
        </w:rPr>
        <w:t>Sharding</w:t>
      </w:r>
      <w:proofErr w:type="spellEnd"/>
      <w:r w:rsidRPr="008B5177">
        <w:rPr>
          <w:rFonts w:ascii="Verdana" w:hAnsi="Verdana" w:cs="宋体"/>
          <w:color w:val="393939"/>
          <w:kern w:val="0"/>
          <w:szCs w:val="21"/>
        </w:rPr>
        <w:t>解决方案那样对图进行切割常常并不现实。因此</w:t>
      </w:r>
      <w:r w:rsidRPr="008B5177">
        <w:rPr>
          <w:rFonts w:ascii="Verdana" w:hAnsi="Verdana" w:cs="宋体"/>
          <w:color w:val="393939"/>
          <w:kern w:val="0"/>
          <w:szCs w:val="21"/>
        </w:rPr>
        <w:t>Neo4J</w:t>
      </w:r>
      <w:r w:rsidRPr="008B5177">
        <w:rPr>
          <w:rFonts w:ascii="Verdana" w:hAnsi="Verdana" w:cs="宋体"/>
          <w:color w:val="393939"/>
          <w:kern w:val="0"/>
          <w:szCs w:val="21"/>
        </w:rPr>
        <w:t>当前所提供的横向扩展方案主要是通过</w:t>
      </w:r>
      <w:r w:rsidRPr="008B5177">
        <w:rPr>
          <w:rFonts w:ascii="Verdana" w:hAnsi="Verdana" w:cs="宋体"/>
          <w:color w:val="393939"/>
          <w:kern w:val="0"/>
          <w:szCs w:val="21"/>
        </w:rPr>
        <w:t>Read Replica</w:t>
      </w:r>
      <w:r w:rsidRPr="008B5177">
        <w:rPr>
          <w:rFonts w:ascii="Verdana" w:hAnsi="Verdana" w:cs="宋体"/>
          <w:color w:val="393939"/>
          <w:kern w:val="0"/>
          <w:szCs w:val="21"/>
        </w:rPr>
        <w:t>进行的读写分割。反过来，由于单个</w:t>
      </w:r>
      <w:r w:rsidRPr="008B5177">
        <w:rPr>
          <w:rFonts w:ascii="Verdana" w:hAnsi="Verdana" w:cs="宋体"/>
          <w:color w:val="393939"/>
          <w:kern w:val="0"/>
          <w:szCs w:val="21"/>
        </w:rPr>
        <w:t>Neo4J</w:t>
      </w:r>
      <w:r w:rsidRPr="008B5177">
        <w:rPr>
          <w:rFonts w:ascii="Verdana" w:hAnsi="Verdana" w:cs="宋体"/>
          <w:color w:val="393939"/>
          <w:kern w:val="0"/>
          <w:szCs w:val="21"/>
        </w:rPr>
        <w:t>实例可以存储几十亿个结点及关系，因此对于一般的企业级应用，这种横向扩展能力已经足够了。</w:t>
      </w:r>
    </w:p>
    <w:p w:rsidR="00840509" w:rsidRPr="008B5177" w:rsidRDefault="00840509">
      <w:pPr>
        <w:pStyle w:val="af1"/>
      </w:pPr>
    </w:p>
  </w:comment>
  <w:comment w:id="58" w:author="ASUS" w:date="2018-05-22T02:35:00Z" w:initials="A">
    <w:p w:rsidR="00840509" w:rsidRDefault="00840509">
      <w:pPr>
        <w:pStyle w:val="af1"/>
      </w:pPr>
      <w:r>
        <w:rPr>
          <w:rStyle w:val="af0"/>
        </w:rPr>
        <w:annotationRef/>
      </w:r>
      <w:r>
        <w:t>这里放太多代码是不是不好啊</w:t>
      </w:r>
      <w:r>
        <w:rPr>
          <w:rFonts w:hint="eastAsia"/>
        </w:rPr>
        <w:t>？</w:t>
      </w:r>
      <w:r>
        <w:t>我是不是应该把它可视化的结点连线截图放出来</w:t>
      </w:r>
      <w:r>
        <w:rPr>
          <w:rFonts w:hint="eastAsia"/>
        </w:rPr>
        <w:t>？</w:t>
      </w:r>
    </w:p>
  </w:comment>
  <w:comment w:id="64" w:author="ASUS" w:date="2018-05-21T16:22:00Z" w:initials="A">
    <w:p w:rsidR="00840509" w:rsidRDefault="00840509">
      <w:pPr>
        <w:pStyle w:val="af1"/>
      </w:pPr>
      <w:r>
        <w:rPr>
          <w:rStyle w:val="af0"/>
        </w:rPr>
        <w:annotationRef/>
      </w:r>
      <w:proofErr w:type="spellStart"/>
      <w:r>
        <w:t>MongoDB</w:t>
      </w:r>
      <w:proofErr w:type="spellEnd"/>
      <w:r>
        <w:t>部分代码和理论还没有整理好</w:t>
      </w:r>
      <w:r>
        <w:rPr>
          <w:rFonts w:hint="eastAsia"/>
        </w:rPr>
        <w:t>，</w:t>
      </w:r>
      <w:r>
        <w:t>下一版加上</w:t>
      </w:r>
      <w:r>
        <w:rPr>
          <w:rFonts w:hint="eastAsia"/>
        </w:rPr>
        <w:t>，</w:t>
      </w:r>
      <w:r>
        <w:t>预期字数</w:t>
      </w:r>
      <w:r>
        <w:rPr>
          <w:rFonts w:hint="eastAsia"/>
        </w:rPr>
        <w:t>2000-3000.</w:t>
      </w:r>
    </w:p>
  </w:comment>
  <w:comment w:id="66" w:author="ASUS" w:date="2018-05-21T16:23:00Z" w:initials="A">
    <w:p w:rsidR="00840509" w:rsidRDefault="00840509">
      <w:pPr>
        <w:pStyle w:val="af1"/>
      </w:pPr>
      <w:r>
        <w:rPr>
          <w:rStyle w:val="af0"/>
        </w:rPr>
        <w:annotationRef/>
      </w:r>
      <w:r>
        <w:t>这里指的是使用</w:t>
      </w:r>
      <w:r>
        <w:rPr>
          <w:rFonts w:hint="eastAsia"/>
        </w:rPr>
        <w:t>XX</w:t>
      </w:r>
      <w:r>
        <w:rPr>
          <w:rFonts w:hint="eastAsia"/>
        </w:rPr>
        <w:t>工具进行时间和空间的性能对比，因为</w:t>
      </w:r>
      <w:proofErr w:type="spellStart"/>
      <w:r>
        <w:rPr>
          <w:rFonts w:hint="eastAsia"/>
        </w:rPr>
        <w:t>MongoDB</w:t>
      </w:r>
      <w:proofErr w:type="spellEnd"/>
      <w:r>
        <w:rPr>
          <w:rFonts w:hint="eastAsia"/>
        </w:rPr>
        <w:t>和</w:t>
      </w:r>
      <w:proofErr w:type="spellStart"/>
      <w:r>
        <w:rPr>
          <w:rFonts w:hint="eastAsia"/>
        </w:rPr>
        <w:t>ProGRESQL</w:t>
      </w:r>
      <w:proofErr w:type="spellEnd"/>
      <w:r>
        <w:rPr>
          <w:rFonts w:hint="eastAsia"/>
        </w:rPr>
        <w:t>还没弄好，所以还没整理好加到正文里，下一版弄好，估计</w:t>
      </w:r>
      <w:r>
        <w:rPr>
          <w:rFonts w:hint="eastAsia"/>
        </w:rPr>
        <w:t>1000</w:t>
      </w:r>
      <w:r>
        <w:rPr>
          <w:rFonts w:hint="eastAsia"/>
        </w:rPr>
        <w:t>字。</w:t>
      </w:r>
    </w:p>
  </w:comment>
  <w:comment w:id="72" w:author="ASUS" w:date="2018-05-12T02:52:00Z" w:initials="A">
    <w:p w:rsidR="00840509" w:rsidRDefault="00840509">
      <w:pPr>
        <w:pStyle w:val="af1"/>
      </w:pPr>
      <w:r>
        <w:rPr>
          <w:rStyle w:val="af0"/>
        </w:rPr>
        <w:annotationRef/>
      </w:r>
      <w:r>
        <w:t>在</w:t>
      </w:r>
      <w:r>
        <w:rPr>
          <w:rFonts w:hint="eastAsia"/>
        </w:rPr>
        <w:t>《七周七数据库》书里分了</w:t>
      </w:r>
      <w:r>
        <w:rPr>
          <w:rFonts w:hint="eastAsia"/>
        </w:rPr>
        <w:t>5</w:t>
      </w:r>
      <w:r>
        <w:rPr>
          <w:rFonts w:hint="eastAsia"/>
        </w:rPr>
        <w:t>类，把对象型合并在关系型里了，这里我还是分出来了。但后期有时候最好还是思考一下到底应该怎么写。</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9D3" w:rsidRDefault="00DE19D3">
      <w:r>
        <w:separator/>
      </w:r>
    </w:p>
  </w:endnote>
  <w:endnote w:type="continuationSeparator" w:id="0">
    <w:p w:rsidR="00DE19D3" w:rsidRDefault="00DE1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509" w:rsidRDefault="00840509">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840509" w:rsidRDefault="00840509">
    <w:pPr>
      <w:pStyle w:val="a6"/>
      <w:rPr>
        <w:rStyle w:val="a7"/>
      </w:rPr>
    </w:pPr>
  </w:p>
  <w:p w:rsidR="00840509" w:rsidRDefault="0084050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509" w:rsidRDefault="00840509">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C73B4F">
      <w:rPr>
        <w:rStyle w:val="a7"/>
        <w:noProof/>
      </w:rPr>
      <w:t>III</w:t>
    </w:r>
    <w:r>
      <w:rPr>
        <w:rStyle w:val="a7"/>
      </w:rPr>
      <w:fldChar w:fldCharType="end"/>
    </w:r>
  </w:p>
  <w:p w:rsidR="00840509" w:rsidRDefault="00840509">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509" w:rsidRDefault="00840509">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C73B4F">
      <w:rPr>
        <w:rStyle w:val="a7"/>
        <w:noProof/>
      </w:rPr>
      <w:t>8</w:t>
    </w:r>
    <w:r>
      <w:rPr>
        <w:rStyle w:val="a7"/>
      </w:rPr>
      <w:fldChar w:fldCharType="end"/>
    </w:r>
  </w:p>
  <w:p w:rsidR="00840509" w:rsidRDefault="0084050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9D3" w:rsidRDefault="00DE19D3">
      <w:r>
        <w:separator/>
      </w:r>
    </w:p>
  </w:footnote>
  <w:footnote w:type="continuationSeparator" w:id="0">
    <w:p w:rsidR="00DE19D3" w:rsidRDefault="00DE19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509" w:rsidRDefault="00840509">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517A18F6"/>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DAC"/>
    <w:rsid w:val="00067882"/>
    <w:rsid w:val="00075E8E"/>
    <w:rsid w:val="00077D5E"/>
    <w:rsid w:val="00081BD7"/>
    <w:rsid w:val="00084E47"/>
    <w:rsid w:val="000854F4"/>
    <w:rsid w:val="00085AD4"/>
    <w:rsid w:val="00090DB4"/>
    <w:rsid w:val="000912BD"/>
    <w:rsid w:val="000B0BA7"/>
    <w:rsid w:val="000B376F"/>
    <w:rsid w:val="000B60DB"/>
    <w:rsid w:val="000D2509"/>
    <w:rsid w:val="000D6CBF"/>
    <w:rsid w:val="000E2AC1"/>
    <w:rsid w:val="000F427F"/>
    <w:rsid w:val="000F4C23"/>
    <w:rsid w:val="00103EA2"/>
    <w:rsid w:val="0010523E"/>
    <w:rsid w:val="0010540C"/>
    <w:rsid w:val="0010637E"/>
    <w:rsid w:val="00106A06"/>
    <w:rsid w:val="001077FA"/>
    <w:rsid w:val="00110CEB"/>
    <w:rsid w:val="00111C60"/>
    <w:rsid w:val="001256EE"/>
    <w:rsid w:val="00125DAD"/>
    <w:rsid w:val="00136898"/>
    <w:rsid w:val="00142721"/>
    <w:rsid w:val="00142E46"/>
    <w:rsid w:val="00146F8A"/>
    <w:rsid w:val="0016127D"/>
    <w:rsid w:val="0016483B"/>
    <w:rsid w:val="00171FB6"/>
    <w:rsid w:val="001733D6"/>
    <w:rsid w:val="00183458"/>
    <w:rsid w:val="00186118"/>
    <w:rsid w:val="00193361"/>
    <w:rsid w:val="001A3BB1"/>
    <w:rsid w:val="001B12F9"/>
    <w:rsid w:val="001B1541"/>
    <w:rsid w:val="001B15D7"/>
    <w:rsid w:val="001B4818"/>
    <w:rsid w:val="001C0EF2"/>
    <w:rsid w:val="001C2BBD"/>
    <w:rsid w:val="001C2ECD"/>
    <w:rsid w:val="001C50EB"/>
    <w:rsid w:val="001C7B0D"/>
    <w:rsid w:val="001D0F68"/>
    <w:rsid w:val="001E1904"/>
    <w:rsid w:val="001E3CA0"/>
    <w:rsid w:val="001E404D"/>
    <w:rsid w:val="001F17BF"/>
    <w:rsid w:val="001F2ACF"/>
    <w:rsid w:val="001F51C5"/>
    <w:rsid w:val="0020128F"/>
    <w:rsid w:val="00205B43"/>
    <w:rsid w:val="00214F37"/>
    <w:rsid w:val="00214FC5"/>
    <w:rsid w:val="00224CBB"/>
    <w:rsid w:val="00235D01"/>
    <w:rsid w:val="002373A6"/>
    <w:rsid w:val="00241064"/>
    <w:rsid w:val="00262B43"/>
    <w:rsid w:val="00262D7F"/>
    <w:rsid w:val="0026546A"/>
    <w:rsid w:val="002669CA"/>
    <w:rsid w:val="00267032"/>
    <w:rsid w:val="00275C5A"/>
    <w:rsid w:val="002761D5"/>
    <w:rsid w:val="00277071"/>
    <w:rsid w:val="002819E3"/>
    <w:rsid w:val="00287462"/>
    <w:rsid w:val="0029144C"/>
    <w:rsid w:val="00291D5A"/>
    <w:rsid w:val="00293EEF"/>
    <w:rsid w:val="002A1BC9"/>
    <w:rsid w:val="002A206D"/>
    <w:rsid w:val="002B2BBD"/>
    <w:rsid w:val="002B4E66"/>
    <w:rsid w:val="002C18B4"/>
    <w:rsid w:val="002C65D8"/>
    <w:rsid w:val="002D0C0A"/>
    <w:rsid w:val="002D68C7"/>
    <w:rsid w:val="002E454B"/>
    <w:rsid w:val="002F2858"/>
    <w:rsid w:val="003137BD"/>
    <w:rsid w:val="00314AFF"/>
    <w:rsid w:val="00316D2B"/>
    <w:rsid w:val="00320E4A"/>
    <w:rsid w:val="00321820"/>
    <w:rsid w:val="00337EC3"/>
    <w:rsid w:val="00341F8C"/>
    <w:rsid w:val="00344090"/>
    <w:rsid w:val="003514B2"/>
    <w:rsid w:val="00356850"/>
    <w:rsid w:val="0036126D"/>
    <w:rsid w:val="003641AD"/>
    <w:rsid w:val="003643A9"/>
    <w:rsid w:val="003771B9"/>
    <w:rsid w:val="003852D4"/>
    <w:rsid w:val="00387450"/>
    <w:rsid w:val="00396286"/>
    <w:rsid w:val="00397D10"/>
    <w:rsid w:val="003A09B4"/>
    <w:rsid w:val="003A285B"/>
    <w:rsid w:val="003B5C3A"/>
    <w:rsid w:val="003C43A3"/>
    <w:rsid w:val="003C4FC3"/>
    <w:rsid w:val="003C511D"/>
    <w:rsid w:val="003D567B"/>
    <w:rsid w:val="003D75FD"/>
    <w:rsid w:val="003E7D41"/>
    <w:rsid w:val="003F0AA8"/>
    <w:rsid w:val="003F34C5"/>
    <w:rsid w:val="0040796D"/>
    <w:rsid w:val="00417337"/>
    <w:rsid w:val="004224B3"/>
    <w:rsid w:val="00422E8E"/>
    <w:rsid w:val="00427396"/>
    <w:rsid w:val="00430049"/>
    <w:rsid w:val="004311D8"/>
    <w:rsid w:val="00444073"/>
    <w:rsid w:val="0045647F"/>
    <w:rsid w:val="00457F3F"/>
    <w:rsid w:val="00460F1B"/>
    <w:rsid w:val="00461D29"/>
    <w:rsid w:val="004726EF"/>
    <w:rsid w:val="00483A46"/>
    <w:rsid w:val="00484563"/>
    <w:rsid w:val="0048488C"/>
    <w:rsid w:val="00492021"/>
    <w:rsid w:val="0049271F"/>
    <w:rsid w:val="00493D1A"/>
    <w:rsid w:val="004951C6"/>
    <w:rsid w:val="004A40CA"/>
    <w:rsid w:val="004B39D0"/>
    <w:rsid w:val="004B3B53"/>
    <w:rsid w:val="004C2D45"/>
    <w:rsid w:val="004C365C"/>
    <w:rsid w:val="004C3E31"/>
    <w:rsid w:val="004C5A61"/>
    <w:rsid w:val="004E5CB3"/>
    <w:rsid w:val="004E6480"/>
    <w:rsid w:val="0050591F"/>
    <w:rsid w:val="0051052E"/>
    <w:rsid w:val="005161E4"/>
    <w:rsid w:val="00517E60"/>
    <w:rsid w:val="00527DB0"/>
    <w:rsid w:val="00531C9C"/>
    <w:rsid w:val="00533D7A"/>
    <w:rsid w:val="00536A61"/>
    <w:rsid w:val="00550DC3"/>
    <w:rsid w:val="005533DE"/>
    <w:rsid w:val="00553A79"/>
    <w:rsid w:val="005556F5"/>
    <w:rsid w:val="00555FD5"/>
    <w:rsid w:val="00556E82"/>
    <w:rsid w:val="00564FE0"/>
    <w:rsid w:val="00570C5F"/>
    <w:rsid w:val="00577A00"/>
    <w:rsid w:val="00582473"/>
    <w:rsid w:val="00582C2D"/>
    <w:rsid w:val="005B1A70"/>
    <w:rsid w:val="005B2E00"/>
    <w:rsid w:val="005C21EC"/>
    <w:rsid w:val="005C2FBF"/>
    <w:rsid w:val="005C3BC6"/>
    <w:rsid w:val="005C4042"/>
    <w:rsid w:val="005C6481"/>
    <w:rsid w:val="005E16C1"/>
    <w:rsid w:val="005E2742"/>
    <w:rsid w:val="005F6A34"/>
    <w:rsid w:val="005F6D22"/>
    <w:rsid w:val="00602717"/>
    <w:rsid w:val="00603737"/>
    <w:rsid w:val="0062460C"/>
    <w:rsid w:val="00625E6D"/>
    <w:rsid w:val="00633822"/>
    <w:rsid w:val="00633C38"/>
    <w:rsid w:val="00635B46"/>
    <w:rsid w:val="00652DD1"/>
    <w:rsid w:val="006532D9"/>
    <w:rsid w:val="00664F47"/>
    <w:rsid w:val="00667BD1"/>
    <w:rsid w:val="0067601F"/>
    <w:rsid w:val="00681280"/>
    <w:rsid w:val="006A3D63"/>
    <w:rsid w:val="006A4084"/>
    <w:rsid w:val="006B3679"/>
    <w:rsid w:val="006C2F33"/>
    <w:rsid w:val="006C6BDE"/>
    <w:rsid w:val="006D2F88"/>
    <w:rsid w:val="006D4668"/>
    <w:rsid w:val="006D703E"/>
    <w:rsid w:val="006E0488"/>
    <w:rsid w:val="006E1F9A"/>
    <w:rsid w:val="006E317F"/>
    <w:rsid w:val="006E7EAB"/>
    <w:rsid w:val="006F4CB0"/>
    <w:rsid w:val="006F60CD"/>
    <w:rsid w:val="006F7BCF"/>
    <w:rsid w:val="007038A0"/>
    <w:rsid w:val="007057DA"/>
    <w:rsid w:val="007079FB"/>
    <w:rsid w:val="00722BAF"/>
    <w:rsid w:val="00726A84"/>
    <w:rsid w:val="007307A0"/>
    <w:rsid w:val="00742230"/>
    <w:rsid w:val="007479B4"/>
    <w:rsid w:val="0075078B"/>
    <w:rsid w:val="00750B23"/>
    <w:rsid w:val="007515F2"/>
    <w:rsid w:val="007541EF"/>
    <w:rsid w:val="00755290"/>
    <w:rsid w:val="00756E31"/>
    <w:rsid w:val="00770CA0"/>
    <w:rsid w:val="00775A9D"/>
    <w:rsid w:val="00776882"/>
    <w:rsid w:val="00776DA1"/>
    <w:rsid w:val="00777AC0"/>
    <w:rsid w:val="007833AD"/>
    <w:rsid w:val="00784208"/>
    <w:rsid w:val="007878D4"/>
    <w:rsid w:val="0079074D"/>
    <w:rsid w:val="007912D9"/>
    <w:rsid w:val="007960C6"/>
    <w:rsid w:val="007A0F1C"/>
    <w:rsid w:val="007B1981"/>
    <w:rsid w:val="007B3B33"/>
    <w:rsid w:val="007C017B"/>
    <w:rsid w:val="007C32E4"/>
    <w:rsid w:val="007E0D67"/>
    <w:rsid w:val="007E32D1"/>
    <w:rsid w:val="007F38DA"/>
    <w:rsid w:val="007F4052"/>
    <w:rsid w:val="007F61FE"/>
    <w:rsid w:val="007F71D9"/>
    <w:rsid w:val="00805883"/>
    <w:rsid w:val="0080630B"/>
    <w:rsid w:val="00811249"/>
    <w:rsid w:val="00812605"/>
    <w:rsid w:val="00812EB9"/>
    <w:rsid w:val="008165DE"/>
    <w:rsid w:val="00820B95"/>
    <w:rsid w:val="00836172"/>
    <w:rsid w:val="00836BBE"/>
    <w:rsid w:val="00840509"/>
    <w:rsid w:val="008442E5"/>
    <w:rsid w:val="00845258"/>
    <w:rsid w:val="00845C23"/>
    <w:rsid w:val="00860858"/>
    <w:rsid w:val="008651AF"/>
    <w:rsid w:val="00866C6B"/>
    <w:rsid w:val="008760E5"/>
    <w:rsid w:val="00880448"/>
    <w:rsid w:val="0088517C"/>
    <w:rsid w:val="008856D8"/>
    <w:rsid w:val="00890043"/>
    <w:rsid w:val="008A3A77"/>
    <w:rsid w:val="008A61E3"/>
    <w:rsid w:val="008B5177"/>
    <w:rsid w:val="008C5B3C"/>
    <w:rsid w:val="008D02B2"/>
    <w:rsid w:val="008D30C0"/>
    <w:rsid w:val="008D36D7"/>
    <w:rsid w:val="008D6016"/>
    <w:rsid w:val="008E3E17"/>
    <w:rsid w:val="008F1F0E"/>
    <w:rsid w:val="008F2B61"/>
    <w:rsid w:val="008F485D"/>
    <w:rsid w:val="008F596D"/>
    <w:rsid w:val="00907600"/>
    <w:rsid w:val="00913F73"/>
    <w:rsid w:val="00925B9E"/>
    <w:rsid w:val="00930704"/>
    <w:rsid w:val="009317FF"/>
    <w:rsid w:val="00932EF3"/>
    <w:rsid w:val="00944559"/>
    <w:rsid w:val="00944BC2"/>
    <w:rsid w:val="009520FA"/>
    <w:rsid w:val="00952236"/>
    <w:rsid w:val="00956D5A"/>
    <w:rsid w:val="00960634"/>
    <w:rsid w:val="00961374"/>
    <w:rsid w:val="00961BAC"/>
    <w:rsid w:val="009659A7"/>
    <w:rsid w:val="009739F5"/>
    <w:rsid w:val="00977E38"/>
    <w:rsid w:val="00982172"/>
    <w:rsid w:val="009825E9"/>
    <w:rsid w:val="00990053"/>
    <w:rsid w:val="00991ECE"/>
    <w:rsid w:val="00992392"/>
    <w:rsid w:val="00995C8B"/>
    <w:rsid w:val="00996C78"/>
    <w:rsid w:val="009A37ED"/>
    <w:rsid w:val="009A3EFA"/>
    <w:rsid w:val="009A5286"/>
    <w:rsid w:val="009A7FCC"/>
    <w:rsid w:val="009B24A9"/>
    <w:rsid w:val="009B3B88"/>
    <w:rsid w:val="009C294F"/>
    <w:rsid w:val="009C449D"/>
    <w:rsid w:val="009C467C"/>
    <w:rsid w:val="009C780C"/>
    <w:rsid w:val="009E4D18"/>
    <w:rsid w:val="009E6A92"/>
    <w:rsid w:val="009E6D37"/>
    <w:rsid w:val="009F0F23"/>
    <w:rsid w:val="009F3A0F"/>
    <w:rsid w:val="009F40FA"/>
    <w:rsid w:val="00A03B2E"/>
    <w:rsid w:val="00A03DB6"/>
    <w:rsid w:val="00A0610E"/>
    <w:rsid w:val="00A0615F"/>
    <w:rsid w:val="00A120C5"/>
    <w:rsid w:val="00A137AD"/>
    <w:rsid w:val="00A142FF"/>
    <w:rsid w:val="00A143D9"/>
    <w:rsid w:val="00A20E3C"/>
    <w:rsid w:val="00A2559F"/>
    <w:rsid w:val="00A259E9"/>
    <w:rsid w:val="00A323BD"/>
    <w:rsid w:val="00A376CE"/>
    <w:rsid w:val="00A41A51"/>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86CE0"/>
    <w:rsid w:val="00A9191B"/>
    <w:rsid w:val="00A93ED9"/>
    <w:rsid w:val="00A95392"/>
    <w:rsid w:val="00AA0585"/>
    <w:rsid w:val="00AA178A"/>
    <w:rsid w:val="00AA1B8C"/>
    <w:rsid w:val="00AA1E1F"/>
    <w:rsid w:val="00AA285D"/>
    <w:rsid w:val="00AA733B"/>
    <w:rsid w:val="00AC3514"/>
    <w:rsid w:val="00AD16AD"/>
    <w:rsid w:val="00AD20CB"/>
    <w:rsid w:val="00AD4196"/>
    <w:rsid w:val="00AE0723"/>
    <w:rsid w:val="00AE4EC8"/>
    <w:rsid w:val="00AF0BD8"/>
    <w:rsid w:val="00AF15EE"/>
    <w:rsid w:val="00AF25F5"/>
    <w:rsid w:val="00AF3436"/>
    <w:rsid w:val="00AF3BB4"/>
    <w:rsid w:val="00B00163"/>
    <w:rsid w:val="00B022ED"/>
    <w:rsid w:val="00B027C4"/>
    <w:rsid w:val="00B061A0"/>
    <w:rsid w:val="00B075EC"/>
    <w:rsid w:val="00B13B56"/>
    <w:rsid w:val="00B151A0"/>
    <w:rsid w:val="00B207C4"/>
    <w:rsid w:val="00B26016"/>
    <w:rsid w:val="00B26BA3"/>
    <w:rsid w:val="00B57709"/>
    <w:rsid w:val="00B71118"/>
    <w:rsid w:val="00BA4D08"/>
    <w:rsid w:val="00BB003A"/>
    <w:rsid w:val="00BB12FD"/>
    <w:rsid w:val="00BB36B0"/>
    <w:rsid w:val="00BB3E8F"/>
    <w:rsid w:val="00BC0E61"/>
    <w:rsid w:val="00BD02D8"/>
    <w:rsid w:val="00BD1006"/>
    <w:rsid w:val="00BE1AF8"/>
    <w:rsid w:val="00BE3C97"/>
    <w:rsid w:val="00BE46FF"/>
    <w:rsid w:val="00BE5271"/>
    <w:rsid w:val="00BF1A82"/>
    <w:rsid w:val="00C01F3E"/>
    <w:rsid w:val="00C04331"/>
    <w:rsid w:val="00C110E1"/>
    <w:rsid w:val="00C127D3"/>
    <w:rsid w:val="00C1284E"/>
    <w:rsid w:val="00C165FD"/>
    <w:rsid w:val="00C246BB"/>
    <w:rsid w:val="00C31F30"/>
    <w:rsid w:val="00C353E8"/>
    <w:rsid w:val="00C366A7"/>
    <w:rsid w:val="00C40566"/>
    <w:rsid w:val="00C41660"/>
    <w:rsid w:val="00C4492C"/>
    <w:rsid w:val="00C44D85"/>
    <w:rsid w:val="00C45131"/>
    <w:rsid w:val="00C52260"/>
    <w:rsid w:val="00C556FC"/>
    <w:rsid w:val="00C61F9F"/>
    <w:rsid w:val="00C70025"/>
    <w:rsid w:val="00C70654"/>
    <w:rsid w:val="00C730D7"/>
    <w:rsid w:val="00C73B4F"/>
    <w:rsid w:val="00C75FAE"/>
    <w:rsid w:val="00C83F0E"/>
    <w:rsid w:val="00C92D36"/>
    <w:rsid w:val="00C930C5"/>
    <w:rsid w:val="00C932BD"/>
    <w:rsid w:val="00CA01D5"/>
    <w:rsid w:val="00CA401B"/>
    <w:rsid w:val="00CA7063"/>
    <w:rsid w:val="00CB590E"/>
    <w:rsid w:val="00CD4B27"/>
    <w:rsid w:val="00CE0DD7"/>
    <w:rsid w:val="00CE1D93"/>
    <w:rsid w:val="00CE61A7"/>
    <w:rsid w:val="00CF0E47"/>
    <w:rsid w:val="00CF6091"/>
    <w:rsid w:val="00CF60EB"/>
    <w:rsid w:val="00D0125D"/>
    <w:rsid w:val="00D03717"/>
    <w:rsid w:val="00D056B9"/>
    <w:rsid w:val="00D07D42"/>
    <w:rsid w:val="00D10B13"/>
    <w:rsid w:val="00D15B78"/>
    <w:rsid w:val="00D170B6"/>
    <w:rsid w:val="00D22A3A"/>
    <w:rsid w:val="00D25DC3"/>
    <w:rsid w:val="00D34D9D"/>
    <w:rsid w:val="00D3575A"/>
    <w:rsid w:val="00D54EBC"/>
    <w:rsid w:val="00D5675F"/>
    <w:rsid w:val="00D63E92"/>
    <w:rsid w:val="00D64600"/>
    <w:rsid w:val="00D70CBB"/>
    <w:rsid w:val="00D73284"/>
    <w:rsid w:val="00D73292"/>
    <w:rsid w:val="00D7341E"/>
    <w:rsid w:val="00D739F2"/>
    <w:rsid w:val="00D764D7"/>
    <w:rsid w:val="00D767A2"/>
    <w:rsid w:val="00D841A7"/>
    <w:rsid w:val="00D85320"/>
    <w:rsid w:val="00D8547C"/>
    <w:rsid w:val="00D86AC2"/>
    <w:rsid w:val="00DA0BEA"/>
    <w:rsid w:val="00DA3A74"/>
    <w:rsid w:val="00DA7725"/>
    <w:rsid w:val="00DC09EE"/>
    <w:rsid w:val="00DC19D4"/>
    <w:rsid w:val="00DC5E68"/>
    <w:rsid w:val="00DD04AA"/>
    <w:rsid w:val="00DD6169"/>
    <w:rsid w:val="00DE19D3"/>
    <w:rsid w:val="00DE2004"/>
    <w:rsid w:val="00DE29BE"/>
    <w:rsid w:val="00DE4A7D"/>
    <w:rsid w:val="00DF1F19"/>
    <w:rsid w:val="00DF2C33"/>
    <w:rsid w:val="00DF6F04"/>
    <w:rsid w:val="00DF7B5C"/>
    <w:rsid w:val="00E00A05"/>
    <w:rsid w:val="00E04D94"/>
    <w:rsid w:val="00E05A88"/>
    <w:rsid w:val="00E165A0"/>
    <w:rsid w:val="00E3131B"/>
    <w:rsid w:val="00E34A5A"/>
    <w:rsid w:val="00E51385"/>
    <w:rsid w:val="00E63063"/>
    <w:rsid w:val="00E63148"/>
    <w:rsid w:val="00E725AF"/>
    <w:rsid w:val="00E75B9B"/>
    <w:rsid w:val="00E77271"/>
    <w:rsid w:val="00E816E8"/>
    <w:rsid w:val="00E82175"/>
    <w:rsid w:val="00E87AD2"/>
    <w:rsid w:val="00E914F9"/>
    <w:rsid w:val="00E9346A"/>
    <w:rsid w:val="00E94307"/>
    <w:rsid w:val="00EA31A3"/>
    <w:rsid w:val="00EA69DE"/>
    <w:rsid w:val="00EA73AF"/>
    <w:rsid w:val="00EB043F"/>
    <w:rsid w:val="00EB11E9"/>
    <w:rsid w:val="00EB1B2C"/>
    <w:rsid w:val="00EC4D81"/>
    <w:rsid w:val="00EC5EEC"/>
    <w:rsid w:val="00EC687C"/>
    <w:rsid w:val="00EC70C2"/>
    <w:rsid w:val="00EC754D"/>
    <w:rsid w:val="00ED4A92"/>
    <w:rsid w:val="00ED6BD8"/>
    <w:rsid w:val="00ED7AE3"/>
    <w:rsid w:val="00EF014C"/>
    <w:rsid w:val="00EF2B43"/>
    <w:rsid w:val="00EF2E9F"/>
    <w:rsid w:val="00EF6F47"/>
    <w:rsid w:val="00F02A09"/>
    <w:rsid w:val="00F048A0"/>
    <w:rsid w:val="00F16C8F"/>
    <w:rsid w:val="00F21195"/>
    <w:rsid w:val="00F34E30"/>
    <w:rsid w:val="00F35790"/>
    <w:rsid w:val="00F358C8"/>
    <w:rsid w:val="00F415CB"/>
    <w:rsid w:val="00F46BA6"/>
    <w:rsid w:val="00F50F56"/>
    <w:rsid w:val="00F515DD"/>
    <w:rsid w:val="00F64B58"/>
    <w:rsid w:val="00F71F53"/>
    <w:rsid w:val="00F73DA0"/>
    <w:rsid w:val="00F85BEF"/>
    <w:rsid w:val="00F93803"/>
    <w:rsid w:val="00F93A52"/>
    <w:rsid w:val="00F949DD"/>
    <w:rsid w:val="00FA07CB"/>
    <w:rsid w:val="00FA0C1C"/>
    <w:rsid w:val="00FA3A3E"/>
    <w:rsid w:val="00FA553A"/>
    <w:rsid w:val="00FC2AD0"/>
    <w:rsid w:val="00FC61CA"/>
    <w:rsid w:val="00FC71FC"/>
    <w:rsid w:val="00FC7EF9"/>
    <w:rsid w:val="00FD3127"/>
    <w:rsid w:val="00FD7C03"/>
    <w:rsid w:val="00FE3A59"/>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167343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417408232">
      <w:bodyDiv w:val="1"/>
      <w:marLeft w:val="0"/>
      <w:marRight w:val="0"/>
      <w:marTop w:val="0"/>
      <w:marBottom w:val="0"/>
      <w:divBdr>
        <w:top w:val="none" w:sz="0" w:space="0" w:color="auto"/>
        <w:left w:val="none" w:sz="0" w:space="0" w:color="auto"/>
        <w:bottom w:val="none" w:sz="0" w:space="0" w:color="auto"/>
        <w:right w:val="none" w:sz="0" w:space="0" w:color="auto"/>
      </w:divBdr>
    </w:div>
    <w:div w:id="705787578">
      <w:bodyDiv w:val="1"/>
      <w:marLeft w:val="0"/>
      <w:marRight w:val="0"/>
      <w:marTop w:val="0"/>
      <w:marBottom w:val="0"/>
      <w:divBdr>
        <w:top w:val="none" w:sz="0" w:space="0" w:color="auto"/>
        <w:left w:val="none" w:sz="0" w:space="0" w:color="auto"/>
        <w:bottom w:val="none" w:sz="0" w:space="0" w:color="auto"/>
        <w:right w:val="none" w:sz="0" w:space="0" w:color="auto"/>
      </w:divBdr>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763041046">
      <w:bodyDiv w:val="1"/>
      <w:marLeft w:val="0"/>
      <w:marRight w:val="0"/>
      <w:marTop w:val="0"/>
      <w:marBottom w:val="0"/>
      <w:divBdr>
        <w:top w:val="none" w:sz="0" w:space="0" w:color="auto"/>
        <w:left w:val="none" w:sz="0" w:space="0" w:color="auto"/>
        <w:bottom w:val="none" w:sz="0" w:space="0" w:color="auto"/>
        <w:right w:val="none" w:sz="0" w:space="0" w:color="auto"/>
      </w:divBdr>
    </w:div>
    <w:div w:id="776293883">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15187502">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jpe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en.wikipedia.org/wiki/Node_(graph_theory)"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baike.baidu.com/item/%E5%AD%90%E6%9F%A5%E8%AF%A2" TargetMode="External"/><Relationship Id="rId34" Type="http://schemas.openxmlformats.org/officeDocument/2006/relationships/hyperlink" Target="http://www.franz.com/agraph/allegrograph/" TargetMode="External"/><Relationship Id="rId42" Type="http://schemas.openxmlformats.org/officeDocument/2006/relationships/hyperlink" Target="http://kns.cnki.net/kcms/detail/detail.aspx?filename=JSGG199905027&amp;dbcode=CJFQ&amp;dbname=cjfd1999&amp;v="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https://en.wikipedia.org/wiki/Semantic_query" TargetMode="External"/><Relationship Id="rId33" Type="http://schemas.openxmlformats.org/officeDocument/2006/relationships/hyperlink" Target="http://www.neo4j.org/" TargetMode="External"/><Relationship Id="rId38" Type="http://schemas.openxmlformats.org/officeDocument/2006/relationships/image" Target="media/image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aike.baidu.com/item/%E5%85%B3%E7%B3%BB%E6%93%8D%E4%BD%9C" TargetMode="External"/><Relationship Id="rId20" Type="http://schemas.openxmlformats.org/officeDocument/2006/relationships/hyperlink" Target="https://baike.baidu.com/item/%E6%9E%84%E4%BB%B6" TargetMode="External"/><Relationship Id="rId29" Type="http://schemas.openxmlformats.org/officeDocument/2006/relationships/hyperlink" Target="http://blog.neo4j.org/2009/09/social-networks-in-database-using-graph.html"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en.wikipedia.org/wiki/Graph_(data_structure)" TargetMode="External"/><Relationship Id="rId32" Type="http://schemas.openxmlformats.org/officeDocument/2006/relationships/image" Target="media/image5.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aike.baidu.com/item/%E6%95%B0%E6%8D%AE/33305" TargetMode="External"/><Relationship Id="rId23" Type="http://schemas.openxmlformats.org/officeDocument/2006/relationships/hyperlink" Target="https://en.wikipedia.org/wiki/Database" TargetMode="External"/><Relationship Id="rId28" Type="http://schemas.openxmlformats.org/officeDocument/2006/relationships/hyperlink" Target="http://en.wikipedia.org/wiki/Semantic_Web" TargetMode="External"/><Relationship Id="rId36" Type="http://schemas.openxmlformats.org/officeDocument/2006/relationships/hyperlink" Target="http://github.com/andreasronge/neo4j" TargetMode="External"/><Relationship Id="rId10" Type="http://schemas.openxmlformats.org/officeDocument/2006/relationships/comments" Target="comments.xml"/><Relationship Id="rId19" Type="http://schemas.openxmlformats.org/officeDocument/2006/relationships/image" Target="media/image4.jpeg"/><Relationship Id="rId31" Type="http://schemas.openxmlformats.org/officeDocument/2006/relationships/hyperlink" Target="http://wiki.neo4j.org/content/Neo4j_In_The_Wild" TargetMode="External"/><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aike.baidu.com/item/%E6%95%B0%E6%8D%AE%E5%BA%93" TargetMode="External"/><Relationship Id="rId22" Type="http://schemas.openxmlformats.org/officeDocument/2006/relationships/hyperlink" Target="https://en.wikipedia.org/wiki/Computing" TargetMode="External"/><Relationship Id="rId27" Type="http://schemas.openxmlformats.org/officeDocument/2006/relationships/hyperlink" Target="https://en.wikipedia.org/wiki/Edge_(graph_theory)" TargetMode="External"/><Relationship Id="rId30" Type="http://schemas.openxmlformats.org/officeDocument/2006/relationships/hyperlink" Target="http://wiki.github.com/tinkerpop/gremlin/linkeddata-sail" TargetMode="External"/><Relationship Id="rId35" Type="http://schemas.openxmlformats.org/officeDocument/2006/relationships/hyperlink" Target="http://wiki.neo4j.org/content/Getting_Started_REST" TargetMode="External"/><Relationship Id="rId43" Type="http://schemas.openxmlformats.org/officeDocument/2006/relationships/hyperlink" Target="http://kns.cnki.net/kcms/detail/detail.aspx?filename=XTYY200007009&amp;dbcode=CJFQ&amp;dbname=cjfd2000&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CBA3D-0AD2-45BF-86F9-E88CA012C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30</Pages>
  <Words>4710</Words>
  <Characters>26851</Characters>
  <Application>Microsoft Office Word</Application>
  <DocSecurity>0</DocSecurity>
  <Lines>223</Lines>
  <Paragraphs>62</Paragraphs>
  <ScaleCrop>false</ScaleCrop>
  <Company>ls</Company>
  <LinksUpToDate>false</LinksUpToDate>
  <CharactersWithSpaces>31499</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121</cp:revision>
  <cp:lastPrinted>2006-02-27T06:24:00Z</cp:lastPrinted>
  <dcterms:created xsi:type="dcterms:W3CDTF">2018-05-04T03:15:00Z</dcterms:created>
  <dcterms:modified xsi:type="dcterms:W3CDTF">2018-05-24T16:02:00Z</dcterms:modified>
</cp:coreProperties>
</file>
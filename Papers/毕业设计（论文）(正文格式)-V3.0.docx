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proofErr w:type="spellStart"/>
            <w:r>
              <w:rPr>
                <w:b/>
                <w:sz w:val="36"/>
              </w:rPr>
              <w:t>X</w:t>
            </w:r>
            <w:r>
              <w:rPr>
                <w:rFonts w:hint="eastAsia"/>
                <w:b/>
                <w:sz w:val="36"/>
              </w:rPr>
              <w:t>xxxxxxx</w:t>
            </w:r>
            <w:proofErr w:type="spellEnd"/>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r>
              <w:rPr>
                <w:rFonts w:hint="eastAsia"/>
                <w:b/>
                <w:sz w:val="36"/>
              </w:rPr>
              <w:t>xxx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76D16" w:rsidP="00DF6F04">
            <w:pPr>
              <w:adjustRightInd w:val="0"/>
              <w:snapToGrid w:val="0"/>
              <w:spacing w:beforeLines="50" w:before="120"/>
              <w:jc w:val="center"/>
              <w:rPr>
                <w:b/>
                <w:sz w:val="36"/>
              </w:rPr>
            </w:pPr>
            <w:r>
              <w:rPr>
                <w:rFonts w:hint="eastAsia"/>
                <w:b/>
                <w:sz w:val="36"/>
              </w:rPr>
              <w:t>曹旻</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E1527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297371" w:history="1">
        <w:r w:rsidR="00E1527E" w:rsidRPr="00743DD8">
          <w:rPr>
            <w:rStyle w:val="aa"/>
            <w:rFonts w:hint="eastAsia"/>
            <w:noProof/>
          </w:rPr>
          <w:t>摘要</w:t>
        </w:r>
        <w:r w:rsidR="00E1527E">
          <w:rPr>
            <w:noProof/>
            <w:webHidden/>
          </w:rPr>
          <w:tab/>
        </w:r>
        <w:r w:rsidR="00E1527E">
          <w:rPr>
            <w:noProof/>
            <w:webHidden/>
          </w:rPr>
          <w:fldChar w:fldCharType="begin"/>
        </w:r>
        <w:r w:rsidR="00E1527E">
          <w:rPr>
            <w:noProof/>
            <w:webHidden/>
          </w:rPr>
          <w:instrText xml:space="preserve"> PAGEREF _Toc515297371 \h </w:instrText>
        </w:r>
        <w:r w:rsidR="00E1527E">
          <w:rPr>
            <w:noProof/>
            <w:webHidden/>
          </w:rPr>
        </w:r>
        <w:r w:rsidR="00E1527E">
          <w:rPr>
            <w:noProof/>
            <w:webHidden/>
          </w:rPr>
          <w:fldChar w:fldCharType="separate"/>
        </w:r>
        <w:r w:rsidR="00E1527E">
          <w:rPr>
            <w:noProof/>
            <w:webHidden/>
          </w:rPr>
          <w:t>III</w:t>
        </w:r>
        <w:r w:rsidR="00E1527E">
          <w:rPr>
            <w:noProof/>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372" w:history="1">
        <w:r w:rsidR="00E1527E" w:rsidRPr="00743DD8">
          <w:rPr>
            <w:rStyle w:val="aa"/>
            <w:noProof/>
          </w:rPr>
          <w:t>ABSTRACT</w:t>
        </w:r>
        <w:r w:rsidR="00E1527E">
          <w:rPr>
            <w:noProof/>
            <w:webHidden/>
          </w:rPr>
          <w:tab/>
        </w:r>
        <w:r w:rsidR="00E1527E">
          <w:rPr>
            <w:noProof/>
            <w:webHidden/>
          </w:rPr>
          <w:fldChar w:fldCharType="begin"/>
        </w:r>
        <w:r w:rsidR="00E1527E">
          <w:rPr>
            <w:noProof/>
            <w:webHidden/>
          </w:rPr>
          <w:instrText xml:space="preserve"> PAGEREF _Toc515297372 \h </w:instrText>
        </w:r>
        <w:r w:rsidR="00E1527E">
          <w:rPr>
            <w:noProof/>
            <w:webHidden/>
          </w:rPr>
        </w:r>
        <w:r w:rsidR="00E1527E">
          <w:rPr>
            <w:noProof/>
            <w:webHidden/>
          </w:rPr>
          <w:fldChar w:fldCharType="separate"/>
        </w:r>
        <w:r w:rsidR="00E1527E">
          <w:rPr>
            <w:noProof/>
            <w:webHidden/>
          </w:rPr>
          <w:t>IV</w:t>
        </w:r>
        <w:r w:rsidR="00E1527E">
          <w:rPr>
            <w:noProof/>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373" w:history="1">
        <w:r w:rsidR="00E1527E" w:rsidRPr="00743DD8">
          <w:rPr>
            <w:rStyle w:val="aa"/>
            <w:rFonts w:hint="eastAsia"/>
            <w:noProof/>
          </w:rPr>
          <w:t>第</w:t>
        </w:r>
        <w:r w:rsidR="00E1527E" w:rsidRPr="00743DD8">
          <w:rPr>
            <w:rStyle w:val="aa"/>
            <w:rFonts w:hint="eastAsia"/>
            <w:noProof/>
          </w:rPr>
          <w:t>1</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绪论</w:t>
        </w:r>
        <w:r w:rsidR="00E1527E">
          <w:rPr>
            <w:noProof/>
            <w:webHidden/>
          </w:rPr>
          <w:tab/>
        </w:r>
        <w:r w:rsidR="00E1527E">
          <w:rPr>
            <w:noProof/>
            <w:webHidden/>
          </w:rPr>
          <w:fldChar w:fldCharType="begin"/>
        </w:r>
        <w:r w:rsidR="00E1527E">
          <w:rPr>
            <w:noProof/>
            <w:webHidden/>
          </w:rPr>
          <w:instrText xml:space="preserve"> PAGEREF _Toc515297373 \h </w:instrText>
        </w:r>
        <w:r w:rsidR="00E1527E">
          <w:rPr>
            <w:noProof/>
            <w:webHidden/>
          </w:rPr>
        </w:r>
        <w:r w:rsidR="00E1527E">
          <w:rPr>
            <w:noProof/>
            <w:webHidden/>
          </w:rPr>
          <w:fldChar w:fldCharType="separate"/>
        </w:r>
        <w:r w:rsidR="00E1527E">
          <w:rPr>
            <w:noProof/>
            <w:webHidden/>
          </w:rPr>
          <w:t>1</w:t>
        </w:r>
        <w:r w:rsidR="00E1527E">
          <w:rPr>
            <w:noProof/>
            <w:webHidden/>
          </w:rPr>
          <w:fldChar w:fldCharType="end"/>
        </w:r>
      </w:hyperlink>
    </w:p>
    <w:p w:rsidR="00E1527E" w:rsidRDefault="00752EB1">
      <w:pPr>
        <w:pStyle w:val="20"/>
        <w:rPr>
          <w:rFonts w:asciiTheme="minorHAnsi" w:eastAsiaTheme="minorEastAsia" w:hAnsiTheme="minorHAnsi" w:cstheme="minorBidi"/>
          <w:szCs w:val="22"/>
        </w:rPr>
      </w:pPr>
      <w:hyperlink w:anchor="_Toc515297374" w:history="1">
        <w:r w:rsidR="00E1527E" w:rsidRPr="00743DD8">
          <w:rPr>
            <w:rStyle w:val="aa"/>
          </w:rPr>
          <w:t>§1.1</w:t>
        </w:r>
        <w:r w:rsidR="00E1527E" w:rsidRPr="00743DD8">
          <w:rPr>
            <w:rStyle w:val="aa"/>
            <w:rFonts w:hint="eastAsia"/>
          </w:rPr>
          <w:t xml:space="preserve"> </w:t>
        </w:r>
        <w:r w:rsidR="00E1527E" w:rsidRPr="00743DD8">
          <w:rPr>
            <w:rStyle w:val="aa"/>
            <w:rFonts w:hint="eastAsia"/>
          </w:rPr>
          <w:t>数据分析和存储的背景及意义</w:t>
        </w:r>
        <w:r w:rsidR="00E1527E">
          <w:rPr>
            <w:webHidden/>
          </w:rPr>
          <w:tab/>
        </w:r>
        <w:r w:rsidR="00E1527E">
          <w:rPr>
            <w:webHidden/>
          </w:rPr>
          <w:fldChar w:fldCharType="begin"/>
        </w:r>
        <w:r w:rsidR="00E1527E">
          <w:rPr>
            <w:webHidden/>
          </w:rPr>
          <w:instrText xml:space="preserve"> PAGEREF _Toc515297374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75" w:history="1">
        <w:r w:rsidR="00E1527E" w:rsidRPr="00743DD8">
          <w:rPr>
            <w:rStyle w:val="aa"/>
          </w:rPr>
          <w:t>§1.2</w:t>
        </w:r>
        <w:r w:rsidR="00E1527E" w:rsidRPr="00743DD8">
          <w:rPr>
            <w:rStyle w:val="aa"/>
            <w:rFonts w:hint="eastAsia"/>
          </w:rPr>
          <w:t xml:space="preserve"> </w:t>
        </w:r>
        <w:r w:rsidR="00E1527E" w:rsidRPr="00743DD8">
          <w:rPr>
            <w:rStyle w:val="aa"/>
            <w:rFonts w:hint="eastAsia"/>
          </w:rPr>
          <w:t>数据领域现状及存在的问题</w:t>
        </w:r>
        <w:r w:rsidR="00E1527E">
          <w:rPr>
            <w:webHidden/>
          </w:rPr>
          <w:tab/>
        </w:r>
        <w:r w:rsidR="00E1527E">
          <w:rPr>
            <w:webHidden/>
          </w:rPr>
          <w:fldChar w:fldCharType="begin"/>
        </w:r>
        <w:r w:rsidR="00E1527E">
          <w:rPr>
            <w:webHidden/>
          </w:rPr>
          <w:instrText xml:space="preserve"> PAGEREF _Toc515297375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76" w:history="1">
        <w:r w:rsidR="00E1527E" w:rsidRPr="00743DD8">
          <w:rPr>
            <w:rStyle w:val="aa"/>
          </w:rPr>
          <w:t>§1.2.1</w:t>
        </w:r>
        <w:r w:rsidR="00E1527E" w:rsidRPr="00743DD8">
          <w:rPr>
            <w:rStyle w:val="aa"/>
            <w:rFonts w:hint="eastAsia"/>
          </w:rPr>
          <w:t xml:space="preserve"> </w:t>
        </w:r>
        <w:r w:rsidR="00E1527E" w:rsidRPr="00743DD8">
          <w:rPr>
            <w:rStyle w:val="aa"/>
            <w:rFonts w:hint="eastAsia"/>
          </w:rPr>
          <w:t>数据分析的现状和存在的问题</w:t>
        </w:r>
        <w:r w:rsidR="00E1527E">
          <w:rPr>
            <w:webHidden/>
          </w:rPr>
          <w:tab/>
        </w:r>
        <w:r w:rsidR="00E1527E">
          <w:rPr>
            <w:webHidden/>
          </w:rPr>
          <w:fldChar w:fldCharType="begin"/>
        </w:r>
        <w:r w:rsidR="00E1527E">
          <w:rPr>
            <w:webHidden/>
          </w:rPr>
          <w:instrText xml:space="preserve"> PAGEREF _Toc515297376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77" w:history="1">
        <w:r w:rsidR="00E1527E" w:rsidRPr="00743DD8">
          <w:rPr>
            <w:rStyle w:val="aa"/>
          </w:rPr>
          <w:t>§1.2.2</w:t>
        </w:r>
        <w:r w:rsidR="00E1527E" w:rsidRPr="00743DD8">
          <w:rPr>
            <w:rStyle w:val="aa"/>
            <w:rFonts w:hint="eastAsia"/>
          </w:rPr>
          <w:t xml:space="preserve"> </w:t>
        </w:r>
        <w:r w:rsidR="00E1527E" w:rsidRPr="00743DD8">
          <w:rPr>
            <w:rStyle w:val="aa"/>
            <w:rFonts w:hint="eastAsia"/>
          </w:rPr>
          <w:t>数据存储的现状和存在的问题</w:t>
        </w:r>
        <w:r w:rsidR="00E1527E">
          <w:rPr>
            <w:webHidden/>
          </w:rPr>
          <w:tab/>
        </w:r>
        <w:r w:rsidR="00E1527E">
          <w:rPr>
            <w:webHidden/>
          </w:rPr>
          <w:fldChar w:fldCharType="begin"/>
        </w:r>
        <w:r w:rsidR="00E1527E">
          <w:rPr>
            <w:webHidden/>
          </w:rPr>
          <w:instrText xml:space="preserve"> PAGEREF _Toc515297377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78" w:history="1">
        <w:r w:rsidR="00E1527E" w:rsidRPr="00743DD8">
          <w:rPr>
            <w:rStyle w:val="aa"/>
          </w:rPr>
          <w:t>§1.2.3</w:t>
        </w:r>
        <w:r w:rsidR="00E1527E" w:rsidRPr="00743DD8">
          <w:rPr>
            <w:rStyle w:val="aa"/>
            <w:rFonts w:hint="eastAsia"/>
          </w:rPr>
          <w:t xml:space="preserve"> </w:t>
        </w:r>
        <w:r w:rsidR="00E1527E" w:rsidRPr="00743DD8">
          <w:rPr>
            <w:rStyle w:val="aa"/>
            <w:rFonts w:hint="eastAsia"/>
          </w:rPr>
          <w:t>研究背景</w:t>
        </w:r>
        <w:r w:rsidR="00E1527E">
          <w:rPr>
            <w:webHidden/>
          </w:rPr>
          <w:tab/>
        </w:r>
        <w:r w:rsidR="00E1527E">
          <w:rPr>
            <w:webHidden/>
          </w:rPr>
          <w:fldChar w:fldCharType="begin"/>
        </w:r>
        <w:r w:rsidR="00E1527E">
          <w:rPr>
            <w:webHidden/>
          </w:rPr>
          <w:instrText xml:space="preserve"> PAGEREF _Toc515297378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79" w:history="1">
        <w:r w:rsidR="00E1527E" w:rsidRPr="00743DD8">
          <w:rPr>
            <w:rStyle w:val="aa"/>
          </w:rPr>
          <w:t>§1.2.4</w:t>
        </w:r>
        <w:r w:rsidR="00E1527E" w:rsidRPr="00743DD8">
          <w:rPr>
            <w:rStyle w:val="aa"/>
            <w:rFonts w:hint="eastAsia"/>
          </w:rPr>
          <w:t xml:space="preserve"> </w:t>
        </w:r>
        <w:r w:rsidR="00E1527E" w:rsidRPr="00743DD8">
          <w:rPr>
            <w:rStyle w:val="aa"/>
            <w:rFonts w:hint="eastAsia"/>
          </w:rPr>
          <w:t>研究内容和目标</w:t>
        </w:r>
        <w:r w:rsidR="00E1527E">
          <w:rPr>
            <w:webHidden/>
          </w:rPr>
          <w:tab/>
        </w:r>
        <w:r w:rsidR="00E1527E">
          <w:rPr>
            <w:webHidden/>
          </w:rPr>
          <w:fldChar w:fldCharType="begin"/>
        </w:r>
        <w:r w:rsidR="00E1527E">
          <w:rPr>
            <w:webHidden/>
          </w:rPr>
          <w:instrText xml:space="preserve"> PAGEREF _Toc515297379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80" w:history="1">
        <w:r w:rsidR="00E1527E" w:rsidRPr="00743DD8">
          <w:rPr>
            <w:rStyle w:val="aa"/>
          </w:rPr>
          <w:t>§1.3</w:t>
        </w:r>
        <w:r w:rsidR="00E1527E" w:rsidRPr="00743DD8">
          <w:rPr>
            <w:rStyle w:val="aa"/>
            <w:rFonts w:hint="eastAsia"/>
          </w:rPr>
          <w:t xml:space="preserve"> </w:t>
        </w:r>
        <w:r w:rsidR="00E1527E" w:rsidRPr="00743DD8">
          <w:rPr>
            <w:rStyle w:val="aa"/>
            <w:rFonts w:hint="eastAsia"/>
          </w:rPr>
          <w:t>本文组织结构</w:t>
        </w:r>
        <w:r w:rsidR="00E1527E">
          <w:rPr>
            <w:webHidden/>
          </w:rPr>
          <w:tab/>
        </w:r>
        <w:r w:rsidR="00E1527E">
          <w:rPr>
            <w:webHidden/>
          </w:rPr>
          <w:fldChar w:fldCharType="begin"/>
        </w:r>
        <w:r w:rsidR="00E1527E">
          <w:rPr>
            <w:webHidden/>
          </w:rPr>
          <w:instrText xml:space="preserve"> PAGEREF _Toc515297380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381" w:history="1">
        <w:r w:rsidR="00E1527E" w:rsidRPr="00743DD8">
          <w:rPr>
            <w:rStyle w:val="aa"/>
            <w:rFonts w:hint="eastAsia"/>
            <w:noProof/>
          </w:rPr>
          <w:t>第</w:t>
        </w:r>
        <w:r w:rsidR="00E1527E" w:rsidRPr="00743DD8">
          <w:rPr>
            <w:rStyle w:val="aa"/>
            <w:rFonts w:hint="eastAsia"/>
            <w:noProof/>
          </w:rPr>
          <w:t>2</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数据分析</w:t>
        </w:r>
        <w:r w:rsidR="00E1527E">
          <w:rPr>
            <w:noProof/>
            <w:webHidden/>
          </w:rPr>
          <w:tab/>
        </w:r>
        <w:r w:rsidR="00E1527E">
          <w:rPr>
            <w:noProof/>
            <w:webHidden/>
          </w:rPr>
          <w:fldChar w:fldCharType="begin"/>
        </w:r>
        <w:r w:rsidR="00E1527E">
          <w:rPr>
            <w:noProof/>
            <w:webHidden/>
          </w:rPr>
          <w:instrText xml:space="preserve"> PAGEREF _Toc515297381 \h </w:instrText>
        </w:r>
        <w:r w:rsidR="00E1527E">
          <w:rPr>
            <w:noProof/>
            <w:webHidden/>
          </w:rPr>
        </w:r>
        <w:r w:rsidR="00E1527E">
          <w:rPr>
            <w:noProof/>
            <w:webHidden/>
          </w:rPr>
          <w:fldChar w:fldCharType="separate"/>
        </w:r>
        <w:r w:rsidR="00E1527E">
          <w:rPr>
            <w:noProof/>
            <w:webHidden/>
          </w:rPr>
          <w:t>3</w:t>
        </w:r>
        <w:r w:rsidR="00E1527E">
          <w:rPr>
            <w:noProof/>
            <w:webHidden/>
          </w:rPr>
          <w:fldChar w:fldCharType="end"/>
        </w:r>
      </w:hyperlink>
    </w:p>
    <w:p w:rsidR="00E1527E" w:rsidRDefault="00752EB1">
      <w:pPr>
        <w:pStyle w:val="20"/>
        <w:rPr>
          <w:rFonts w:asciiTheme="minorHAnsi" w:eastAsiaTheme="minorEastAsia" w:hAnsiTheme="minorHAnsi" w:cstheme="minorBidi"/>
          <w:szCs w:val="22"/>
        </w:rPr>
      </w:pPr>
      <w:hyperlink w:anchor="_Toc515297382" w:history="1">
        <w:r w:rsidR="00E1527E" w:rsidRPr="00743DD8">
          <w:rPr>
            <w:rStyle w:val="aa"/>
          </w:rPr>
          <w:t>§2.1</w:t>
        </w:r>
        <w:r w:rsidR="00E1527E" w:rsidRPr="00743DD8">
          <w:rPr>
            <w:rStyle w:val="aa"/>
            <w:rFonts w:hint="eastAsia"/>
          </w:rPr>
          <w:t xml:space="preserve"> </w:t>
        </w:r>
        <w:r w:rsidR="00E1527E" w:rsidRPr="00743DD8">
          <w:rPr>
            <w:rStyle w:val="aa"/>
            <w:rFonts w:hint="eastAsia"/>
          </w:rPr>
          <w:t>源数据分析概述</w:t>
        </w:r>
        <w:r w:rsidR="00E1527E">
          <w:rPr>
            <w:webHidden/>
          </w:rPr>
          <w:tab/>
        </w:r>
        <w:r w:rsidR="00E1527E">
          <w:rPr>
            <w:webHidden/>
          </w:rPr>
          <w:fldChar w:fldCharType="begin"/>
        </w:r>
        <w:r w:rsidR="00E1527E">
          <w:rPr>
            <w:webHidden/>
          </w:rPr>
          <w:instrText xml:space="preserve"> PAGEREF _Toc515297382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83" w:history="1">
        <w:r w:rsidR="00E1527E" w:rsidRPr="00743DD8">
          <w:rPr>
            <w:rStyle w:val="aa"/>
          </w:rPr>
          <w:t>§2.2</w:t>
        </w:r>
        <w:r w:rsidR="00E1527E" w:rsidRPr="00743DD8">
          <w:rPr>
            <w:rStyle w:val="aa"/>
            <w:rFonts w:hint="eastAsia"/>
          </w:rPr>
          <w:t xml:space="preserve"> </w:t>
        </w:r>
        <w:r w:rsidR="00E1527E" w:rsidRPr="00743DD8">
          <w:rPr>
            <w:rStyle w:val="aa"/>
            <w:rFonts w:hint="eastAsia"/>
          </w:rPr>
          <w:t>针对不同类型数据的分析方法</w:t>
        </w:r>
        <w:r w:rsidR="00E1527E">
          <w:rPr>
            <w:webHidden/>
          </w:rPr>
          <w:tab/>
        </w:r>
        <w:r w:rsidR="00E1527E">
          <w:rPr>
            <w:webHidden/>
          </w:rPr>
          <w:fldChar w:fldCharType="begin"/>
        </w:r>
        <w:r w:rsidR="00E1527E">
          <w:rPr>
            <w:webHidden/>
          </w:rPr>
          <w:instrText xml:space="preserve"> PAGEREF _Toc515297383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84" w:history="1">
        <w:r w:rsidR="00E1527E" w:rsidRPr="00743DD8">
          <w:rPr>
            <w:rStyle w:val="aa"/>
          </w:rPr>
          <w:t>§2.2.1 Excel</w:t>
        </w:r>
        <w:r w:rsidR="00E1527E" w:rsidRPr="00743DD8">
          <w:rPr>
            <w:rStyle w:val="aa"/>
            <w:rFonts w:hint="eastAsia"/>
          </w:rPr>
          <w:t>和</w:t>
        </w:r>
        <w:r w:rsidR="00E1527E" w:rsidRPr="00743DD8">
          <w:rPr>
            <w:rStyle w:val="aa"/>
          </w:rPr>
          <w:t>txt</w:t>
        </w:r>
        <w:r w:rsidR="00E1527E" w:rsidRPr="00743DD8">
          <w:rPr>
            <w:rStyle w:val="aa"/>
            <w:rFonts w:hint="eastAsia"/>
          </w:rPr>
          <w:t>数据</w:t>
        </w:r>
        <w:r w:rsidR="00E1527E">
          <w:rPr>
            <w:webHidden/>
          </w:rPr>
          <w:tab/>
        </w:r>
        <w:r w:rsidR="00E1527E">
          <w:rPr>
            <w:webHidden/>
          </w:rPr>
          <w:fldChar w:fldCharType="begin"/>
        </w:r>
        <w:r w:rsidR="00E1527E">
          <w:rPr>
            <w:webHidden/>
          </w:rPr>
          <w:instrText xml:space="preserve"> PAGEREF _Toc515297384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85" w:history="1">
        <w:r w:rsidR="00E1527E" w:rsidRPr="00743DD8">
          <w:rPr>
            <w:rStyle w:val="aa"/>
          </w:rPr>
          <w:t>§2.2.2 XML</w:t>
        </w:r>
        <w:r w:rsidR="00E1527E" w:rsidRPr="00743DD8">
          <w:rPr>
            <w:rStyle w:val="aa"/>
            <w:rFonts w:hint="eastAsia"/>
          </w:rPr>
          <w:t>和</w:t>
        </w:r>
        <w:r w:rsidR="00E1527E" w:rsidRPr="00743DD8">
          <w:rPr>
            <w:rStyle w:val="aa"/>
          </w:rPr>
          <w:t>json</w:t>
        </w:r>
        <w:r w:rsidR="00E1527E" w:rsidRPr="00743DD8">
          <w:rPr>
            <w:rStyle w:val="aa"/>
            <w:rFonts w:hint="eastAsia"/>
          </w:rPr>
          <w:t>格式</w:t>
        </w:r>
        <w:r w:rsidR="00E1527E">
          <w:rPr>
            <w:webHidden/>
          </w:rPr>
          <w:tab/>
        </w:r>
        <w:r w:rsidR="00E1527E">
          <w:rPr>
            <w:webHidden/>
          </w:rPr>
          <w:fldChar w:fldCharType="begin"/>
        </w:r>
        <w:r w:rsidR="00E1527E">
          <w:rPr>
            <w:webHidden/>
          </w:rPr>
          <w:instrText xml:space="preserve"> PAGEREF _Toc515297385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86" w:history="1">
        <w:r w:rsidR="00E1527E" w:rsidRPr="00743DD8">
          <w:rPr>
            <w:rStyle w:val="aa"/>
          </w:rPr>
          <w:t>§2.2.3 Excel</w:t>
        </w:r>
        <w:r w:rsidR="00E1527E" w:rsidRPr="00743DD8">
          <w:rPr>
            <w:rStyle w:val="aa"/>
            <w:rFonts w:hint="eastAsia"/>
          </w:rPr>
          <w:t>（</w:t>
        </w:r>
        <w:r w:rsidR="00E1527E" w:rsidRPr="00743DD8">
          <w:rPr>
            <w:rStyle w:val="aa"/>
          </w:rPr>
          <w:t>txt</w:t>
        </w:r>
        <w:r w:rsidR="00E1527E" w:rsidRPr="00743DD8">
          <w:rPr>
            <w:rStyle w:val="aa"/>
            <w:rFonts w:hint="eastAsia"/>
          </w:rPr>
          <w:t>）格式转</w:t>
        </w:r>
        <w:r w:rsidR="00E1527E" w:rsidRPr="00743DD8">
          <w:rPr>
            <w:rStyle w:val="aa"/>
          </w:rPr>
          <w:t>XML</w:t>
        </w:r>
        <w:r w:rsidR="00E1527E" w:rsidRPr="00743DD8">
          <w:rPr>
            <w:rStyle w:val="aa"/>
            <w:rFonts w:hint="eastAsia"/>
          </w:rPr>
          <w:t>（</w:t>
        </w:r>
        <w:r w:rsidR="00E1527E" w:rsidRPr="00743DD8">
          <w:rPr>
            <w:rStyle w:val="aa"/>
          </w:rPr>
          <w:t>json</w:t>
        </w:r>
        <w:r w:rsidR="00E1527E" w:rsidRPr="00743DD8">
          <w:rPr>
            <w:rStyle w:val="aa"/>
            <w:rFonts w:hint="eastAsia"/>
          </w:rPr>
          <w:t>）</w:t>
        </w:r>
        <w:r w:rsidR="00E1527E">
          <w:rPr>
            <w:webHidden/>
          </w:rPr>
          <w:tab/>
        </w:r>
        <w:r w:rsidR="00E1527E">
          <w:rPr>
            <w:webHidden/>
          </w:rPr>
          <w:fldChar w:fldCharType="begin"/>
        </w:r>
        <w:r w:rsidR="00E1527E">
          <w:rPr>
            <w:webHidden/>
          </w:rPr>
          <w:instrText xml:space="preserve"> PAGEREF _Toc515297386 \h </w:instrText>
        </w:r>
        <w:r w:rsidR="00E1527E">
          <w:rPr>
            <w:webHidden/>
          </w:rPr>
        </w:r>
        <w:r w:rsidR="00E1527E">
          <w:rPr>
            <w:webHidden/>
          </w:rPr>
          <w:fldChar w:fldCharType="separate"/>
        </w:r>
        <w:r w:rsidR="00E1527E">
          <w:rPr>
            <w:webHidden/>
          </w:rPr>
          <w:t>4</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87" w:history="1">
        <w:r w:rsidR="00E1527E" w:rsidRPr="00743DD8">
          <w:rPr>
            <w:rStyle w:val="aa"/>
          </w:rPr>
          <w:t>§2.3</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_Toc515297387 \h </w:instrText>
        </w:r>
        <w:r w:rsidR="00E1527E">
          <w:rPr>
            <w:webHidden/>
          </w:rPr>
        </w:r>
        <w:r w:rsidR="00E1527E">
          <w:rPr>
            <w:webHidden/>
          </w:rPr>
          <w:fldChar w:fldCharType="separate"/>
        </w:r>
        <w:r w:rsidR="00E1527E">
          <w:rPr>
            <w:webHidden/>
          </w:rPr>
          <w:t>6</w:t>
        </w:r>
        <w:r w:rsidR="00E1527E">
          <w:rPr>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388" w:history="1">
        <w:r w:rsidR="00E1527E" w:rsidRPr="00743DD8">
          <w:rPr>
            <w:rStyle w:val="aa"/>
            <w:rFonts w:hint="eastAsia"/>
            <w:noProof/>
          </w:rPr>
          <w:t>第</w:t>
        </w:r>
        <w:r w:rsidR="00E1527E" w:rsidRPr="00743DD8">
          <w:rPr>
            <w:rStyle w:val="aa"/>
            <w:rFonts w:hint="eastAsia"/>
            <w:noProof/>
          </w:rPr>
          <w:t>3</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数据存储方案</w:t>
        </w:r>
        <w:r w:rsidR="00E1527E">
          <w:rPr>
            <w:noProof/>
            <w:webHidden/>
          </w:rPr>
          <w:tab/>
        </w:r>
        <w:r w:rsidR="00E1527E">
          <w:rPr>
            <w:noProof/>
            <w:webHidden/>
          </w:rPr>
          <w:fldChar w:fldCharType="begin"/>
        </w:r>
        <w:r w:rsidR="00E1527E">
          <w:rPr>
            <w:noProof/>
            <w:webHidden/>
          </w:rPr>
          <w:instrText xml:space="preserve"> PAGEREF _Toc515297388 \h </w:instrText>
        </w:r>
        <w:r w:rsidR="00E1527E">
          <w:rPr>
            <w:noProof/>
            <w:webHidden/>
          </w:rPr>
        </w:r>
        <w:r w:rsidR="00E1527E">
          <w:rPr>
            <w:noProof/>
            <w:webHidden/>
          </w:rPr>
          <w:fldChar w:fldCharType="separate"/>
        </w:r>
        <w:r w:rsidR="00E1527E">
          <w:rPr>
            <w:noProof/>
            <w:webHidden/>
          </w:rPr>
          <w:t>7</w:t>
        </w:r>
        <w:r w:rsidR="00E1527E">
          <w:rPr>
            <w:noProof/>
            <w:webHidden/>
          </w:rPr>
          <w:fldChar w:fldCharType="end"/>
        </w:r>
      </w:hyperlink>
    </w:p>
    <w:p w:rsidR="00E1527E" w:rsidRDefault="00752EB1">
      <w:pPr>
        <w:pStyle w:val="20"/>
        <w:rPr>
          <w:rFonts w:asciiTheme="minorHAnsi" w:eastAsiaTheme="minorEastAsia" w:hAnsiTheme="minorHAnsi" w:cstheme="minorBidi"/>
          <w:szCs w:val="22"/>
        </w:rPr>
      </w:pPr>
      <w:hyperlink w:anchor="_Toc515297389" w:history="1">
        <w:r w:rsidR="00E1527E" w:rsidRPr="00743DD8">
          <w:rPr>
            <w:rStyle w:val="aa"/>
          </w:rPr>
          <w:t>§3.1</w:t>
        </w:r>
        <w:r w:rsidR="00E1527E" w:rsidRPr="00743DD8">
          <w:rPr>
            <w:rStyle w:val="aa"/>
            <w:rFonts w:hint="eastAsia"/>
          </w:rPr>
          <w:t xml:space="preserve"> </w:t>
        </w:r>
        <w:r w:rsidR="00E1527E" w:rsidRPr="00743DD8">
          <w:rPr>
            <w:rStyle w:val="aa"/>
            <w:rFonts w:hint="eastAsia"/>
          </w:rPr>
          <w:t>多种数据库概述</w:t>
        </w:r>
        <w:r w:rsidR="00E1527E">
          <w:rPr>
            <w:webHidden/>
          </w:rPr>
          <w:tab/>
        </w:r>
        <w:r w:rsidR="00E1527E">
          <w:rPr>
            <w:webHidden/>
          </w:rPr>
          <w:fldChar w:fldCharType="begin"/>
        </w:r>
        <w:r w:rsidR="00E1527E">
          <w:rPr>
            <w:webHidden/>
          </w:rPr>
          <w:instrText xml:space="preserve"> PAGEREF _Toc515297389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90" w:history="1">
        <w:r w:rsidR="00E1527E" w:rsidRPr="00743DD8">
          <w:rPr>
            <w:rStyle w:val="aa"/>
          </w:rPr>
          <w:t>§3.2</w:t>
        </w:r>
        <w:r w:rsidR="00E1527E" w:rsidRPr="00743DD8">
          <w:rPr>
            <w:rStyle w:val="aa"/>
            <w:rFonts w:hint="eastAsia"/>
          </w:rPr>
          <w:t xml:space="preserve"> </w:t>
        </w:r>
        <w:r w:rsidR="00E1527E" w:rsidRPr="00743DD8">
          <w:rPr>
            <w:rStyle w:val="aa"/>
            <w:rFonts w:hint="eastAsia"/>
          </w:rPr>
          <w:t>关系型数据库</w:t>
        </w:r>
        <w:r w:rsidR="00E1527E">
          <w:rPr>
            <w:webHidden/>
          </w:rPr>
          <w:tab/>
        </w:r>
        <w:r w:rsidR="00E1527E">
          <w:rPr>
            <w:webHidden/>
          </w:rPr>
          <w:fldChar w:fldCharType="begin"/>
        </w:r>
        <w:r w:rsidR="00E1527E">
          <w:rPr>
            <w:webHidden/>
          </w:rPr>
          <w:instrText xml:space="preserve"> PAGEREF _Toc515297390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1" w:history="1">
        <w:r w:rsidR="00E1527E" w:rsidRPr="00743DD8">
          <w:rPr>
            <w:rStyle w:val="aa"/>
          </w:rPr>
          <w:t>§3.2.1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_Toc515297391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2" w:history="1">
        <w:r w:rsidR="00E1527E" w:rsidRPr="00743DD8">
          <w:rPr>
            <w:rStyle w:val="aa"/>
          </w:rPr>
          <w:t>§3.2.2</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MySQL</w:t>
        </w:r>
        <w:r w:rsidR="00E1527E">
          <w:rPr>
            <w:webHidden/>
          </w:rPr>
          <w:tab/>
        </w:r>
        <w:r w:rsidR="00E1527E">
          <w:rPr>
            <w:webHidden/>
          </w:rPr>
          <w:fldChar w:fldCharType="begin"/>
        </w:r>
        <w:r w:rsidR="00E1527E">
          <w:rPr>
            <w:webHidden/>
          </w:rPr>
          <w:instrText xml:space="preserve"> PAGEREF _Toc515297392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3" w:history="1">
        <w:r w:rsidR="00E1527E" w:rsidRPr="00743DD8">
          <w:rPr>
            <w:rStyle w:val="aa"/>
          </w:rPr>
          <w:t>§3.2.3</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PostgreSQL</w:t>
        </w:r>
        <w:r w:rsidR="00E1527E">
          <w:rPr>
            <w:webHidden/>
          </w:rPr>
          <w:tab/>
        </w:r>
        <w:r w:rsidR="00E1527E">
          <w:rPr>
            <w:webHidden/>
          </w:rPr>
          <w:fldChar w:fldCharType="begin"/>
        </w:r>
        <w:r w:rsidR="00E1527E">
          <w:rPr>
            <w:webHidden/>
          </w:rPr>
          <w:instrText xml:space="preserve"> PAGEREF _Toc515297393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4" w:history="1">
        <w:r w:rsidR="00E1527E" w:rsidRPr="00743DD8">
          <w:rPr>
            <w:rStyle w:val="aa"/>
          </w:rPr>
          <w:t>§3.2.4 MySQL</w:t>
        </w:r>
        <w:r w:rsidR="00E1527E" w:rsidRPr="00743DD8">
          <w:rPr>
            <w:rStyle w:val="aa"/>
            <w:rFonts w:hint="eastAsia"/>
          </w:rPr>
          <w:t>和</w:t>
        </w:r>
        <w:r w:rsidR="00E1527E" w:rsidRPr="00743DD8">
          <w:rPr>
            <w:rStyle w:val="aa"/>
          </w:rPr>
          <w:t>PostgreSQL</w:t>
        </w:r>
        <w:r w:rsidR="00E1527E" w:rsidRPr="00743DD8">
          <w:rPr>
            <w:rStyle w:val="aa"/>
            <w:rFonts w:hint="eastAsia"/>
          </w:rPr>
          <w:t>的性能对比测试</w:t>
        </w:r>
        <w:r w:rsidR="00E1527E">
          <w:rPr>
            <w:webHidden/>
          </w:rPr>
          <w:tab/>
        </w:r>
        <w:r w:rsidR="00E1527E">
          <w:rPr>
            <w:webHidden/>
          </w:rPr>
          <w:fldChar w:fldCharType="begin"/>
        </w:r>
        <w:r w:rsidR="00E1527E">
          <w:rPr>
            <w:webHidden/>
          </w:rPr>
          <w:instrText xml:space="preserve"> PAGEREF _Toc515297394 \h </w:instrText>
        </w:r>
        <w:r w:rsidR="00E1527E">
          <w:rPr>
            <w:webHidden/>
          </w:rPr>
        </w:r>
        <w:r w:rsidR="00E1527E">
          <w:rPr>
            <w:webHidden/>
          </w:rPr>
          <w:fldChar w:fldCharType="separate"/>
        </w:r>
        <w:r w:rsidR="00E1527E">
          <w:rPr>
            <w:webHidden/>
          </w:rPr>
          <w:t>9</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95" w:history="1">
        <w:r w:rsidR="00E1527E" w:rsidRPr="00743DD8">
          <w:rPr>
            <w:rStyle w:val="aa"/>
          </w:rPr>
          <w:t>§3.3</w:t>
        </w:r>
        <w:r w:rsidR="00E1527E" w:rsidRPr="00743DD8">
          <w:rPr>
            <w:rStyle w:val="aa"/>
            <w:rFonts w:hint="eastAsia"/>
          </w:rPr>
          <w:t xml:space="preserve"> </w:t>
        </w:r>
        <w:r w:rsidR="00E1527E" w:rsidRPr="00743DD8">
          <w:rPr>
            <w:rStyle w:val="aa"/>
            <w:rFonts w:hint="eastAsia"/>
          </w:rPr>
          <w:t>对象型数据库</w:t>
        </w:r>
        <w:r w:rsidR="00E1527E">
          <w:rPr>
            <w:webHidden/>
          </w:rPr>
          <w:tab/>
        </w:r>
        <w:r w:rsidR="00E1527E">
          <w:rPr>
            <w:webHidden/>
          </w:rPr>
          <w:fldChar w:fldCharType="begin"/>
        </w:r>
        <w:r w:rsidR="00E1527E">
          <w:rPr>
            <w:webHidden/>
          </w:rPr>
          <w:instrText xml:space="preserve"> PAGEREF _Toc515297395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6" w:history="1">
        <w:r w:rsidR="00E1527E" w:rsidRPr="00743DD8">
          <w:rPr>
            <w:rStyle w:val="aa"/>
          </w:rPr>
          <w:t>§3.3.1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_Toc515297396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7" w:history="1">
        <w:r w:rsidR="00E1527E" w:rsidRPr="00743DD8">
          <w:rPr>
            <w:rStyle w:val="aa"/>
          </w:rPr>
          <w:t>§3.3.2</w:t>
        </w:r>
        <w:r w:rsidR="00E1527E" w:rsidRPr="00743DD8">
          <w:rPr>
            <w:rStyle w:val="aa"/>
            <w:rFonts w:hint="eastAsia"/>
          </w:rPr>
          <w:t xml:space="preserve"> </w:t>
        </w:r>
        <w:r w:rsidR="00E1527E" w:rsidRPr="00743DD8">
          <w:rPr>
            <w:rStyle w:val="aa"/>
            <w:rFonts w:hint="eastAsia"/>
          </w:rPr>
          <w:t>对象型数据库实例之</w:t>
        </w:r>
        <w:r w:rsidR="00E1527E" w:rsidRPr="00743DD8">
          <w:rPr>
            <w:rStyle w:val="aa"/>
          </w:rPr>
          <w:t>Db4o</w:t>
        </w:r>
        <w:r w:rsidR="00E1527E">
          <w:rPr>
            <w:webHidden/>
          </w:rPr>
          <w:tab/>
        </w:r>
        <w:r w:rsidR="00E1527E">
          <w:rPr>
            <w:webHidden/>
          </w:rPr>
          <w:fldChar w:fldCharType="begin"/>
        </w:r>
        <w:r w:rsidR="00E1527E">
          <w:rPr>
            <w:webHidden/>
          </w:rPr>
          <w:instrText xml:space="preserve"> PAGEREF _Toc515297397 \h </w:instrText>
        </w:r>
        <w:r w:rsidR="00E1527E">
          <w:rPr>
            <w:webHidden/>
          </w:rPr>
        </w:r>
        <w:r w:rsidR="00E1527E">
          <w:rPr>
            <w:webHidden/>
          </w:rPr>
          <w:fldChar w:fldCharType="separate"/>
        </w:r>
        <w:r w:rsidR="00E1527E">
          <w:rPr>
            <w:webHidden/>
          </w:rPr>
          <w:t>12</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398" w:history="1">
        <w:r w:rsidR="00E1527E" w:rsidRPr="00743DD8">
          <w:rPr>
            <w:rStyle w:val="aa"/>
          </w:rPr>
          <w:t>§3.4</w:t>
        </w:r>
        <w:r w:rsidR="00E1527E" w:rsidRPr="00743DD8">
          <w:rPr>
            <w:rStyle w:val="aa"/>
            <w:rFonts w:hint="eastAsia"/>
          </w:rPr>
          <w:t xml:space="preserve"> </w:t>
        </w:r>
        <w:r w:rsidR="00E1527E" w:rsidRPr="00743DD8">
          <w:rPr>
            <w:rStyle w:val="aa"/>
            <w:rFonts w:hint="eastAsia"/>
          </w:rPr>
          <w:t>文档型数据库</w:t>
        </w:r>
        <w:r w:rsidR="00E1527E">
          <w:rPr>
            <w:webHidden/>
          </w:rPr>
          <w:tab/>
        </w:r>
        <w:r w:rsidR="00E1527E">
          <w:rPr>
            <w:webHidden/>
          </w:rPr>
          <w:fldChar w:fldCharType="begin"/>
        </w:r>
        <w:r w:rsidR="00E1527E">
          <w:rPr>
            <w:webHidden/>
          </w:rPr>
          <w:instrText xml:space="preserve"> PAGEREF _Toc515297398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399" w:history="1">
        <w:r w:rsidR="00E1527E" w:rsidRPr="00743DD8">
          <w:rPr>
            <w:rStyle w:val="aa"/>
          </w:rPr>
          <w:t>§3.4.1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_Toc515297399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00" w:history="1">
        <w:r w:rsidR="00E1527E" w:rsidRPr="00743DD8">
          <w:rPr>
            <w:rStyle w:val="aa"/>
          </w:rPr>
          <w:t>§3.4.2</w:t>
        </w:r>
        <w:r w:rsidR="00E1527E" w:rsidRPr="00743DD8">
          <w:rPr>
            <w:rStyle w:val="aa"/>
            <w:rFonts w:hint="eastAsia"/>
          </w:rPr>
          <w:t xml:space="preserve"> </w:t>
        </w:r>
        <w:r w:rsidR="00E1527E" w:rsidRPr="00743DD8">
          <w:rPr>
            <w:rStyle w:val="aa"/>
            <w:rFonts w:hint="eastAsia"/>
          </w:rPr>
          <w:t>文档型数据库实例之</w:t>
        </w:r>
        <w:r w:rsidR="00E1527E" w:rsidRPr="00743DD8">
          <w:rPr>
            <w:rStyle w:val="aa"/>
          </w:rPr>
          <w:t>Mongodb</w:t>
        </w:r>
        <w:r w:rsidR="00E1527E">
          <w:rPr>
            <w:webHidden/>
          </w:rPr>
          <w:tab/>
        </w:r>
        <w:r w:rsidR="00E1527E">
          <w:rPr>
            <w:webHidden/>
          </w:rPr>
          <w:fldChar w:fldCharType="begin"/>
        </w:r>
        <w:r w:rsidR="00E1527E">
          <w:rPr>
            <w:webHidden/>
          </w:rPr>
          <w:instrText xml:space="preserve"> PAGEREF _Toc515297400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01" w:history="1">
        <w:r w:rsidR="00E1527E" w:rsidRPr="00743DD8">
          <w:rPr>
            <w:rStyle w:val="aa"/>
          </w:rPr>
          <w:t>§3.5</w:t>
        </w:r>
        <w:r w:rsidR="00E1527E" w:rsidRPr="00743DD8">
          <w:rPr>
            <w:rStyle w:val="aa"/>
            <w:rFonts w:hint="eastAsia"/>
          </w:rPr>
          <w:t xml:space="preserve"> </w:t>
        </w:r>
        <w:r w:rsidR="00E1527E" w:rsidRPr="00743DD8">
          <w:rPr>
            <w:rStyle w:val="aa"/>
            <w:rFonts w:hint="eastAsia"/>
          </w:rPr>
          <w:t>图数据库</w:t>
        </w:r>
        <w:r w:rsidR="00E1527E">
          <w:rPr>
            <w:webHidden/>
          </w:rPr>
          <w:tab/>
        </w:r>
        <w:r w:rsidR="00E1527E">
          <w:rPr>
            <w:webHidden/>
          </w:rPr>
          <w:fldChar w:fldCharType="begin"/>
        </w:r>
        <w:r w:rsidR="00E1527E">
          <w:rPr>
            <w:webHidden/>
          </w:rPr>
          <w:instrText xml:space="preserve"> PAGEREF _Toc515297401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02" w:history="1">
        <w:r w:rsidR="00E1527E" w:rsidRPr="00743DD8">
          <w:rPr>
            <w:rStyle w:val="aa"/>
          </w:rPr>
          <w:t>§3.5.1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_Toc515297402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03" w:history="1">
        <w:r w:rsidR="00E1527E" w:rsidRPr="00743DD8">
          <w:rPr>
            <w:rStyle w:val="aa"/>
          </w:rPr>
          <w:t>§3.5.2</w:t>
        </w:r>
        <w:r w:rsidR="00E1527E" w:rsidRPr="00743DD8">
          <w:rPr>
            <w:rStyle w:val="aa"/>
            <w:rFonts w:hint="eastAsia"/>
          </w:rPr>
          <w:t xml:space="preserve"> </w:t>
        </w:r>
        <w:r w:rsidR="00E1527E" w:rsidRPr="00743DD8">
          <w:rPr>
            <w:rStyle w:val="aa"/>
            <w:rFonts w:hint="eastAsia"/>
          </w:rPr>
          <w:t>图数据库实例之</w:t>
        </w:r>
        <w:r w:rsidR="00E1527E" w:rsidRPr="00743DD8">
          <w:rPr>
            <w:rStyle w:val="aa"/>
          </w:rPr>
          <w:t>neo4j</w:t>
        </w:r>
        <w:r w:rsidR="00E1527E">
          <w:rPr>
            <w:webHidden/>
          </w:rPr>
          <w:tab/>
        </w:r>
        <w:r w:rsidR="00E1527E">
          <w:rPr>
            <w:webHidden/>
          </w:rPr>
          <w:fldChar w:fldCharType="begin"/>
        </w:r>
        <w:r w:rsidR="00E1527E">
          <w:rPr>
            <w:webHidden/>
          </w:rPr>
          <w:instrText xml:space="preserve"> PAGEREF _Toc515297403 \h </w:instrText>
        </w:r>
        <w:r w:rsidR="00E1527E">
          <w:rPr>
            <w:webHidden/>
          </w:rPr>
        </w:r>
        <w:r w:rsidR="00E1527E">
          <w:rPr>
            <w:webHidden/>
          </w:rPr>
          <w:fldChar w:fldCharType="separate"/>
        </w:r>
        <w:r w:rsidR="00E1527E">
          <w:rPr>
            <w:webHidden/>
          </w:rPr>
          <w:t>19</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04" w:history="1">
        <w:r w:rsidR="00E1527E" w:rsidRPr="00743DD8">
          <w:rPr>
            <w:rStyle w:val="aa"/>
          </w:rPr>
          <w:t>§3.6</w:t>
        </w:r>
        <w:r w:rsidR="00E1527E" w:rsidRPr="00743DD8">
          <w:rPr>
            <w:rStyle w:val="aa"/>
            <w:rFonts w:hint="eastAsia"/>
          </w:rPr>
          <w:t xml:space="preserve"> </w:t>
        </w:r>
        <w:r w:rsidR="00E1527E" w:rsidRPr="00743DD8">
          <w:rPr>
            <w:rStyle w:val="aa"/>
            <w:rFonts w:hint="eastAsia"/>
          </w:rPr>
          <w:t>不同数据库的性能对比</w:t>
        </w:r>
        <w:r w:rsidR="00E1527E">
          <w:rPr>
            <w:webHidden/>
          </w:rPr>
          <w:tab/>
        </w:r>
        <w:r w:rsidR="00E1527E">
          <w:rPr>
            <w:webHidden/>
          </w:rPr>
          <w:fldChar w:fldCharType="begin"/>
        </w:r>
        <w:r w:rsidR="00E1527E">
          <w:rPr>
            <w:webHidden/>
          </w:rPr>
          <w:instrText xml:space="preserve"> PAGEREF _Toc515297404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05" w:history="1">
        <w:r w:rsidR="00E1527E" w:rsidRPr="00743DD8">
          <w:rPr>
            <w:rStyle w:val="aa"/>
          </w:rPr>
          <w:t>§3.7</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_Toc515297405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406" w:history="1">
        <w:r w:rsidR="00E1527E" w:rsidRPr="00743DD8">
          <w:rPr>
            <w:rStyle w:val="aa"/>
            <w:rFonts w:hint="eastAsia"/>
            <w:noProof/>
          </w:rPr>
          <w:t>第</w:t>
        </w:r>
        <w:r w:rsidR="00E1527E" w:rsidRPr="00743DD8">
          <w:rPr>
            <w:rStyle w:val="aa"/>
            <w:rFonts w:hint="eastAsia"/>
            <w:noProof/>
          </w:rPr>
          <w:t>4</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食物项目系统的设计与实现</w:t>
        </w:r>
        <w:r w:rsidR="00E1527E">
          <w:rPr>
            <w:noProof/>
            <w:webHidden/>
          </w:rPr>
          <w:tab/>
        </w:r>
        <w:r w:rsidR="00E1527E">
          <w:rPr>
            <w:noProof/>
            <w:webHidden/>
          </w:rPr>
          <w:fldChar w:fldCharType="begin"/>
        </w:r>
        <w:r w:rsidR="00E1527E">
          <w:rPr>
            <w:noProof/>
            <w:webHidden/>
          </w:rPr>
          <w:instrText xml:space="preserve"> PAGEREF _Toc515297406 \h </w:instrText>
        </w:r>
        <w:r w:rsidR="00E1527E">
          <w:rPr>
            <w:noProof/>
            <w:webHidden/>
          </w:rPr>
        </w:r>
        <w:r w:rsidR="00E1527E">
          <w:rPr>
            <w:noProof/>
            <w:webHidden/>
          </w:rPr>
          <w:fldChar w:fldCharType="separate"/>
        </w:r>
        <w:r w:rsidR="00E1527E">
          <w:rPr>
            <w:noProof/>
            <w:webHidden/>
          </w:rPr>
          <w:t>22</w:t>
        </w:r>
        <w:r w:rsidR="00E1527E">
          <w:rPr>
            <w:noProof/>
            <w:webHidden/>
          </w:rPr>
          <w:fldChar w:fldCharType="end"/>
        </w:r>
      </w:hyperlink>
    </w:p>
    <w:p w:rsidR="00E1527E" w:rsidRDefault="00752EB1">
      <w:pPr>
        <w:pStyle w:val="20"/>
        <w:rPr>
          <w:rFonts w:asciiTheme="minorHAnsi" w:eastAsiaTheme="minorEastAsia" w:hAnsiTheme="minorHAnsi" w:cstheme="minorBidi"/>
          <w:szCs w:val="22"/>
        </w:rPr>
      </w:pPr>
      <w:hyperlink w:anchor="_Toc515297407" w:history="1">
        <w:r w:rsidR="00E1527E" w:rsidRPr="00743DD8">
          <w:rPr>
            <w:rStyle w:val="aa"/>
          </w:rPr>
          <w:t>§4.1</w:t>
        </w:r>
        <w:r w:rsidR="00E1527E" w:rsidRPr="00743DD8">
          <w:rPr>
            <w:rStyle w:val="aa"/>
            <w:rFonts w:hint="eastAsia"/>
          </w:rPr>
          <w:t xml:space="preserve"> </w:t>
        </w:r>
        <w:r w:rsidR="00E1527E" w:rsidRPr="00743DD8">
          <w:rPr>
            <w:rStyle w:val="aa"/>
            <w:rFonts w:hint="eastAsia"/>
          </w:rPr>
          <w:t>系统整体设计</w:t>
        </w:r>
        <w:r w:rsidR="00E1527E">
          <w:rPr>
            <w:webHidden/>
          </w:rPr>
          <w:tab/>
        </w:r>
        <w:r w:rsidR="00E1527E">
          <w:rPr>
            <w:webHidden/>
          </w:rPr>
          <w:fldChar w:fldCharType="begin"/>
        </w:r>
        <w:r w:rsidR="00E1527E">
          <w:rPr>
            <w:webHidden/>
          </w:rPr>
          <w:instrText xml:space="preserve"> PAGEREF _Toc515297407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08" w:history="1">
        <w:r w:rsidR="00E1527E" w:rsidRPr="00743DD8">
          <w:rPr>
            <w:rStyle w:val="aa"/>
          </w:rPr>
          <w:t>§4.1.1</w:t>
        </w:r>
        <w:r w:rsidR="00E1527E" w:rsidRPr="00743DD8">
          <w:rPr>
            <w:rStyle w:val="aa"/>
            <w:rFonts w:hint="eastAsia"/>
          </w:rPr>
          <w:t xml:space="preserve"> </w:t>
        </w:r>
        <w:r w:rsidR="00E1527E" w:rsidRPr="00743DD8">
          <w:rPr>
            <w:rStyle w:val="aa"/>
            <w:rFonts w:hint="eastAsia"/>
          </w:rPr>
          <w:t>开发环境简介</w:t>
        </w:r>
        <w:r w:rsidR="00E1527E">
          <w:rPr>
            <w:webHidden/>
          </w:rPr>
          <w:tab/>
        </w:r>
        <w:r w:rsidR="00E1527E">
          <w:rPr>
            <w:webHidden/>
          </w:rPr>
          <w:fldChar w:fldCharType="begin"/>
        </w:r>
        <w:r w:rsidR="00E1527E">
          <w:rPr>
            <w:webHidden/>
          </w:rPr>
          <w:instrText xml:space="preserve"> PAGEREF _Toc515297408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09" w:history="1">
        <w:r w:rsidR="00E1527E" w:rsidRPr="00743DD8">
          <w:rPr>
            <w:rStyle w:val="aa"/>
          </w:rPr>
          <w:t>§4.1.2</w:t>
        </w:r>
        <w:r w:rsidR="00E1527E" w:rsidRPr="00743DD8">
          <w:rPr>
            <w:rStyle w:val="aa"/>
            <w:rFonts w:hint="eastAsia"/>
          </w:rPr>
          <w:t xml:space="preserve"> </w:t>
        </w:r>
        <w:r w:rsidR="00E1527E" w:rsidRPr="00743DD8">
          <w:rPr>
            <w:rStyle w:val="aa"/>
            <w:rFonts w:hint="eastAsia"/>
          </w:rPr>
          <w:t>系统整体架构</w:t>
        </w:r>
        <w:r w:rsidR="00E1527E">
          <w:rPr>
            <w:webHidden/>
          </w:rPr>
          <w:tab/>
        </w:r>
        <w:r w:rsidR="00E1527E">
          <w:rPr>
            <w:webHidden/>
          </w:rPr>
          <w:fldChar w:fldCharType="begin"/>
        </w:r>
        <w:r w:rsidR="00E1527E">
          <w:rPr>
            <w:webHidden/>
          </w:rPr>
          <w:instrText xml:space="preserve"> PAGEREF _Toc515297409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10" w:history="1">
        <w:r w:rsidR="00E1527E" w:rsidRPr="00743DD8">
          <w:rPr>
            <w:rStyle w:val="aa"/>
          </w:rPr>
          <w:t>§4.2</w:t>
        </w:r>
        <w:r w:rsidR="00E1527E" w:rsidRPr="00743DD8">
          <w:rPr>
            <w:rStyle w:val="aa"/>
            <w:rFonts w:hint="eastAsia"/>
          </w:rPr>
          <w:t xml:space="preserve"> </w:t>
        </w:r>
        <w:r w:rsidR="00E1527E" w:rsidRPr="00743DD8">
          <w:rPr>
            <w:rStyle w:val="aa"/>
            <w:rFonts w:hint="eastAsia"/>
          </w:rPr>
          <w:t>数据分析</w:t>
        </w:r>
        <w:r w:rsidR="00E1527E">
          <w:rPr>
            <w:webHidden/>
          </w:rPr>
          <w:tab/>
        </w:r>
        <w:r w:rsidR="00E1527E">
          <w:rPr>
            <w:webHidden/>
          </w:rPr>
          <w:fldChar w:fldCharType="begin"/>
        </w:r>
        <w:r w:rsidR="00E1527E">
          <w:rPr>
            <w:webHidden/>
          </w:rPr>
          <w:instrText xml:space="preserve"> PAGEREF _Toc515297410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11" w:history="1">
        <w:r w:rsidR="00E1527E" w:rsidRPr="00743DD8">
          <w:rPr>
            <w:rStyle w:val="aa"/>
          </w:rPr>
          <w:t>§4.3</w:t>
        </w:r>
        <w:r w:rsidR="00E1527E" w:rsidRPr="00743DD8">
          <w:rPr>
            <w:rStyle w:val="aa"/>
            <w:rFonts w:hint="eastAsia"/>
          </w:rPr>
          <w:t xml:space="preserve"> </w:t>
        </w:r>
        <w:r w:rsidR="00E1527E" w:rsidRPr="00743DD8">
          <w:rPr>
            <w:rStyle w:val="aa"/>
            <w:rFonts w:hint="eastAsia"/>
          </w:rPr>
          <w:t>数据库设计</w:t>
        </w:r>
        <w:r w:rsidR="00E1527E">
          <w:rPr>
            <w:webHidden/>
          </w:rPr>
          <w:tab/>
        </w:r>
        <w:r w:rsidR="00E1527E">
          <w:rPr>
            <w:webHidden/>
          </w:rPr>
          <w:fldChar w:fldCharType="begin"/>
        </w:r>
        <w:r w:rsidR="00E1527E">
          <w:rPr>
            <w:webHidden/>
          </w:rPr>
          <w:instrText xml:space="preserve"> PAGEREF _Toc515297411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2" w:history="1">
        <w:r w:rsidR="00E1527E" w:rsidRPr="00743DD8">
          <w:rPr>
            <w:rStyle w:val="aa"/>
          </w:rPr>
          <w:t>§4.3.1 Mysql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_Toc515297412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3" w:history="1">
        <w:r w:rsidR="00E1527E" w:rsidRPr="00743DD8">
          <w:rPr>
            <w:rStyle w:val="aa"/>
          </w:rPr>
          <w:t>§4.3.2 Neo4j</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_Toc515297413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4" w:history="1">
        <w:r w:rsidR="00E1527E" w:rsidRPr="00743DD8">
          <w:rPr>
            <w:rStyle w:val="aa"/>
          </w:rPr>
          <w:t>§4.3.3 ProGRESQL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_Toc515297414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5" w:history="1">
        <w:r w:rsidR="00E1527E" w:rsidRPr="00743DD8">
          <w:rPr>
            <w:rStyle w:val="aa"/>
          </w:rPr>
          <w:t>§4.3.4 Db4o</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_Toc515297415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6" w:history="1">
        <w:r w:rsidR="00E1527E" w:rsidRPr="00743DD8">
          <w:rPr>
            <w:rStyle w:val="aa"/>
          </w:rPr>
          <w:t>§4.3.5 MongoDB</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_Toc515297416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17" w:history="1">
        <w:r w:rsidR="00E1527E" w:rsidRPr="00743DD8">
          <w:rPr>
            <w:rStyle w:val="aa"/>
          </w:rPr>
          <w:t>§4.4</w:t>
        </w:r>
        <w:r w:rsidR="00E1527E" w:rsidRPr="00743DD8">
          <w:rPr>
            <w:rStyle w:val="aa"/>
            <w:rFonts w:hint="eastAsia"/>
          </w:rPr>
          <w:t xml:space="preserve"> </w:t>
        </w:r>
        <w:r w:rsidR="00E1527E" w:rsidRPr="00743DD8">
          <w:rPr>
            <w:rStyle w:val="aa"/>
            <w:rFonts w:hint="eastAsia"/>
          </w:rPr>
          <w:t>功能模块设计</w:t>
        </w:r>
        <w:r w:rsidR="00E1527E">
          <w:rPr>
            <w:webHidden/>
          </w:rPr>
          <w:tab/>
        </w:r>
        <w:r w:rsidR="00E1527E">
          <w:rPr>
            <w:webHidden/>
          </w:rPr>
          <w:fldChar w:fldCharType="begin"/>
        </w:r>
        <w:r w:rsidR="00E1527E">
          <w:rPr>
            <w:webHidden/>
          </w:rPr>
          <w:instrText xml:space="preserve"> PAGEREF _Toc515297417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8" w:history="1">
        <w:r w:rsidR="00E1527E" w:rsidRPr="00743DD8">
          <w:rPr>
            <w:rStyle w:val="aa"/>
          </w:rPr>
          <w:t>§4.4.1</w:t>
        </w:r>
        <w:r w:rsidR="00E1527E" w:rsidRPr="00743DD8">
          <w:rPr>
            <w:rStyle w:val="aa"/>
            <w:rFonts w:hint="eastAsia"/>
          </w:rPr>
          <w:t xml:space="preserve"> </w:t>
        </w:r>
        <w:r w:rsidR="00E1527E" w:rsidRPr="00743DD8">
          <w:rPr>
            <w:rStyle w:val="aa"/>
            <w:rFonts w:hint="eastAsia"/>
          </w:rPr>
          <w:t>数据上传</w:t>
        </w:r>
        <w:r w:rsidR="00E1527E">
          <w:rPr>
            <w:webHidden/>
          </w:rPr>
          <w:tab/>
        </w:r>
        <w:r w:rsidR="00E1527E">
          <w:rPr>
            <w:webHidden/>
          </w:rPr>
          <w:fldChar w:fldCharType="begin"/>
        </w:r>
        <w:r w:rsidR="00E1527E">
          <w:rPr>
            <w:webHidden/>
          </w:rPr>
          <w:instrText xml:space="preserve"> PAGEREF _Toc515297418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19" w:history="1">
        <w:r w:rsidR="00E1527E" w:rsidRPr="00743DD8">
          <w:rPr>
            <w:rStyle w:val="aa"/>
          </w:rPr>
          <w:t>§4.4.2</w:t>
        </w:r>
        <w:r w:rsidR="00E1527E" w:rsidRPr="00743DD8">
          <w:rPr>
            <w:rStyle w:val="aa"/>
            <w:rFonts w:hint="eastAsia"/>
          </w:rPr>
          <w:t xml:space="preserve"> </w:t>
        </w:r>
        <w:r w:rsidR="00E1527E" w:rsidRPr="00743DD8">
          <w:rPr>
            <w:rStyle w:val="aa"/>
            <w:rFonts w:hint="eastAsia"/>
          </w:rPr>
          <w:t>数据显示和操作</w:t>
        </w:r>
        <w:r w:rsidR="00E1527E">
          <w:rPr>
            <w:webHidden/>
          </w:rPr>
          <w:tab/>
        </w:r>
        <w:r w:rsidR="00E1527E">
          <w:rPr>
            <w:webHidden/>
          </w:rPr>
          <w:fldChar w:fldCharType="begin"/>
        </w:r>
        <w:r w:rsidR="00E1527E">
          <w:rPr>
            <w:webHidden/>
          </w:rPr>
          <w:instrText xml:space="preserve"> PAGEREF _Toc515297419 \h </w:instrText>
        </w:r>
        <w:r w:rsidR="00E1527E">
          <w:rPr>
            <w:webHidden/>
          </w:rPr>
        </w:r>
        <w:r w:rsidR="00E1527E">
          <w:rPr>
            <w:webHidden/>
          </w:rPr>
          <w:fldChar w:fldCharType="separate"/>
        </w:r>
        <w:r w:rsidR="00E1527E">
          <w:rPr>
            <w:webHidden/>
          </w:rPr>
          <w:t>25</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20" w:history="1">
        <w:r w:rsidR="00E1527E" w:rsidRPr="00743DD8">
          <w:rPr>
            <w:rStyle w:val="aa"/>
          </w:rPr>
          <w:t>§4.5</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_Toc515297420 \h </w:instrText>
        </w:r>
        <w:r w:rsidR="00E1527E">
          <w:rPr>
            <w:webHidden/>
          </w:rPr>
        </w:r>
        <w:r w:rsidR="00E1527E">
          <w:rPr>
            <w:webHidden/>
          </w:rPr>
          <w:fldChar w:fldCharType="separate"/>
        </w:r>
        <w:r w:rsidR="00E1527E">
          <w:rPr>
            <w:webHidden/>
          </w:rPr>
          <w:t>28</w:t>
        </w:r>
        <w:r w:rsidR="00E1527E">
          <w:rPr>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421" w:history="1">
        <w:r w:rsidR="00E1527E" w:rsidRPr="00743DD8">
          <w:rPr>
            <w:rStyle w:val="aa"/>
            <w:rFonts w:hint="eastAsia"/>
            <w:noProof/>
          </w:rPr>
          <w:t>第</w:t>
        </w:r>
        <w:r w:rsidR="00E1527E" w:rsidRPr="00743DD8">
          <w:rPr>
            <w:rStyle w:val="aa"/>
            <w:rFonts w:hint="eastAsia"/>
            <w:noProof/>
          </w:rPr>
          <w:t>5</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总结与展望</w:t>
        </w:r>
        <w:r w:rsidR="00E1527E">
          <w:rPr>
            <w:noProof/>
            <w:webHidden/>
          </w:rPr>
          <w:tab/>
        </w:r>
        <w:r w:rsidR="00E1527E">
          <w:rPr>
            <w:noProof/>
            <w:webHidden/>
          </w:rPr>
          <w:fldChar w:fldCharType="begin"/>
        </w:r>
        <w:r w:rsidR="00E1527E">
          <w:rPr>
            <w:noProof/>
            <w:webHidden/>
          </w:rPr>
          <w:instrText xml:space="preserve"> PAGEREF _Toc515297421 \h </w:instrText>
        </w:r>
        <w:r w:rsidR="00E1527E">
          <w:rPr>
            <w:noProof/>
            <w:webHidden/>
          </w:rPr>
        </w:r>
        <w:r w:rsidR="00E1527E">
          <w:rPr>
            <w:noProof/>
            <w:webHidden/>
          </w:rPr>
          <w:fldChar w:fldCharType="separate"/>
        </w:r>
        <w:r w:rsidR="00E1527E">
          <w:rPr>
            <w:noProof/>
            <w:webHidden/>
          </w:rPr>
          <w:t>29</w:t>
        </w:r>
        <w:r w:rsidR="00E1527E">
          <w:rPr>
            <w:noProof/>
            <w:webHidden/>
          </w:rPr>
          <w:fldChar w:fldCharType="end"/>
        </w:r>
      </w:hyperlink>
    </w:p>
    <w:p w:rsidR="00E1527E" w:rsidRDefault="00752EB1">
      <w:pPr>
        <w:pStyle w:val="20"/>
        <w:rPr>
          <w:rFonts w:asciiTheme="minorHAnsi" w:eastAsiaTheme="minorEastAsia" w:hAnsiTheme="minorHAnsi" w:cstheme="minorBidi"/>
          <w:szCs w:val="22"/>
        </w:rPr>
      </w:pPr>
      <w:hyperlink w:anchor="_Toc515297422" w:history="1">
        <w:r w:rsidR="00E1527E" w:rsidRPr="00743DD8">
          <w:rPr>
            <w:rStyle w:val="aa"/>
          </w:rPr>
          <w:t>§5.1</w:t>
        </w:r>
        <w:r w:rsidR="00E1527E" w:rsidRPr="00743DD8">
          <w:rPr>
            <w:rStyle w:val="aa"/>
            <w:rFonts w:hint="eastAsia"/>
          </w:rPr>
          <w:t xml:space="preserve"> </w:t>
        </w:r>
        <w:r w:rsidR="00E1527E" w:rsidRPr="00743DD8">
          <w:rPr>
            <w:rStyle w:val="aa"/>
            <w:rFonts w:hint="eastAsia"/>
          </w:rPr>
          <w:t>本文总结</w:t>
        </w:r>
        <w:r w:rsidR="00E1527E">
          <w:rPr>
            <w:webHidden/>
          </w:rPr>
          <w:tab/>
        </w:r>
        <w:r w:rsidR="00E1527E">
          <w:rPr>
            <w:webHidden/>
          </w:rPr>
          <w:fldChar w:fldCharType="begin"/>
        </w:r>
        <w:r w:rsidR="00E1527E">
          <w:rPr>
            <w:webHidden/>
          </w:rPr>
          <w:instrText xml:space="preserve"> PAGEREF _Toc515297422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23" w:history="1">
        <w:r w:rsidR="00E1527E" w:rsidRPr="00743DD8">
          <w:rPr>
            <w:rStyle w:val="aa"/>
          </w:rPr>
          <w:t>§5.1.1</w:t>
        </w:r>
        <w:r w:rsidR="00E1527E" w:rsidRPr="00743DD8">
          <w:rPr>
            <w:rStyle w:val="aa"/>
            <w:rFonts w:hint="eastAsia"/>
          </w:rPr>
          <w:t xml:space="preserve"> </w:t>
        </w:r>
        <w:r w:rsidR="00E1527E" w:rsidRPr="00743DD8">
          <w:rPr>
            <w:rStyle w:val="aa"/>
            <w:rFonts w:hint="eastAsia"/>
          </w:rPr>
          <w:t>本文的主要工作</w:t>
        </w:r>
        <w:r w:rsidR="00E1527E">
          <w:rPr>
            <w:webHidden/>
          </w:rPr>
          <w:tab/>
        </w:r>
        <w:r w:rsidR="00E1527E">
          <w:rPr>
            <w:webHidden/>
          </w:rPr>
          <w:fldChar w:fldCharType="begin"/>
        </w:r>
        <w:r w:rsidR="00E1527E">
          <w:rPr>
            <w:webHidden/>
          </w:rPr>
          <w:instrText xml:space="preserve"> PAGEREF _Toc515297423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752EB1">
      <w:pPr>
        <w:pStyle w:val="31"/>
        <w:rPr>
          <w:rFonts w:asciiTheme="minorHAnsi" w:eastAsiaTheme="minorEastAsia" w:hAnsiTheme="minorHAnsi" w:cstheme="minorBidi"/>
          <w:szCs w:val="22"/>
        </w:rPr>
      </w:pPr>
      <w:hyperlink w:anchor="_Toc515297424" w:history="1">
        <w:r w:rsidR="00E1527E" w:rsidRPr="00743DD8">
          <w:rPr>
            <w:rStyle w:val="aa"/>
          </w:rPr>
          <w:t>§5.1.2</w:t>
        </w:r>
        <w:r w:rsidR="00E1527E" w:rsidRPr="00743DD8">
          <w:rPr>
            <w:rStyle w:val="aa"/>
            <w:rFonts w:hint="eastAsia"/>
          </w:rPr>
          <w:t xml:space="preserve"> </w:t>
        </w:r>
        <w:r w:rsidR="00E1527E" w:rsidRPr="00743DD8">
          <w:rPr>
            <w:rStyle w:val="aa"/>
            <w:rFonts w:hint="eastAsia"/>
          </w:rPr>
          <w:t>本文的主要创新点</w:t>
        </w:r>
        <w:r w:rsidR="00E1527E">
          <w:rPr>
            <w:webHidden/>
          </w:rPr>
          <w:tab/>
        </w:r>
        <w:r w:rsidR="00E1527E">
          <w:rPr>
            <w:webHidden/>
          </w:rPr>
          <w:fldChar w:fldCharType="begin"/>
        </w:r>
        <w:r w:rsidR="00E1527E">
          <w:rPr>
            <w:webHidden/>
          </w:rPr>
          <w:instrText xml:space="preserve"> PAGEREF _Toc515297424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25" w:history="1">
        <w:r w:rsidR="00E1527E" w:rsidRPr="00743DD8">
          <w:rPr>
            <w:rStyle w:val="aa"/>
          </w:rPr>
          <w:t>§5.2</w:t>
        </w:r>
        <w:r w:rsidR="00E1527E" w:rsidRPr="00743DD8">
          <w:rPr>
            <w:rStyle w:val="aa"/>
            <w:rFonts w:hint="eastAsia"/>
          </w:rPr>
          <w:t xml:space="preserve"> </w:t>
        </w:r>
        <w:r w:rsidR="00E1527E" w:rsidRPr="00743DD8">
          <w:rPr>
            <w:rStyle w:val="aa"/>
            <w:rFonts w:hint="eastAsia"/>
          </w:rPr>
          <w:t>尚未解决的问题</w:t>
        </w:r>
        <w:r w:rsidR="00E1527E">
          <w:rPr>
            <w:webHidden/>
          </w:rPr>
          <w:tab/>
        </w:r>
        <w:r w:rsidR="00E1527E">
          <w:rPr>
            <w:webHidden/>
          </w:rPr>
          <w:fldChar w:fldCharType="begin"/>
        </w:r>
        <w:r w:rsidR="00E1527E">
          <w:rPr>
            <w:webHidden/>
          </w:rPr>
          <w:instrText xml:space="preserve"> PAGEREF _Toc515297425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752EB1">
      <w:pPr>
        <w:pStyle w:val="20"/>
        <w:rPr>
          <w:rFonts w:asciiTheme="minorHAnsi" w:eastAsiaTheme="minorEastAsia" w:hAnsiTheme="minorHAnsi" w:cstheme="minorBidi"/>
          <w:szCs w:val="22"/>
        </w:rPr>
      </w:pPr>
      <w:hyperlink w:anchor="_Toc515297426" w:history="1">
        <w:r w:rsidR="00E1527E" w:rsidRPr="00743DD8">
          <w:rPr>
            <w:rStyle w:val="aa"/>
          </w:rPr>
          <w:t>§5.3</w:t>
        </w:r>
        <w:r w:rsidR="00E1527E" w:rsidRPr="00743DD8">
          <w:rPr>
            <w:rStyle w:val="aa"/>
            <w:rFonts w:hint="eastAsia"/>
          </w:rPr>
          <w:t xml:space="preserve"> </w:t>
        </w:r>
        <w:r w:rsidR="00E1527E" w:rsidRPr="00743DD8">
          <w:rPr>
            <w:rStyle w:val="aa"/>
            <w:rFonts w:hint="eastAsia"/>
          </w:rPr>
          <w:t>展望</w:t>
        </w:r>
        <w:r w:rsidR="00E1527E">
          <w:rPr>
            <w:webHidden/>
          </w:rPr>
          <w:tab/>
        </w:r>
        <w:r w:rsidR="00E1527E">
          <w:rPr>
            <w:webHidden/>
          </w:rPr>
          <w:fldChar w:fldCharType="begin"/>
        </w:r>
        <w:r w:rsidR="00E1527E">
          <w:rPr>
            <w:webHidden/>
          </w:rPr>
          <w:instrText xml:space="preserve"> PAGEREF _Toc515297426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427" w:history="1">
        <w:r w:rsidR="00E1527E" w:rsidRPr="00743DD8">
          <w:rPr>
            <w:rStyle w:val="aa"/>
            <w:rFonts w:hint="eastAsia"/>
            <w:noProof/>
          </w:rPr>
          <w:t>致谢</w:t>
        </w:r>
        <w:r w:rsidR="00E1527E">
          <w:rPr>
            <w:noProof/>
            <w:webHidden/>
          </w:rPr>
          <w:tab/>
        </w:r>
        <w:r w:rsidR="00E1527E">
          <w:rPr>
            <w:noProof/>
            <w:webHidden/>
          </w:rPr>
          <w:fldChar w:fldCharType="begin"/>
        </w:r>
        <w:r w:rsidR="00E1527E">
          <w:rPr>
            <w:noProof/>
            <w:webHidden/>
          </w:rPr>
          <w:instrText xml:space="preserve"> PAGEREF _Toc515297427 \h </w:instrText>
        </w:r>
        <w:r w:rsidR="00E1527E">
          <w:rPr>
            <w:noProof/>
            <w:webHidden/>
          </w:rPr>
        </w:r>
        <w:r w:rsidR="00E1527E">
          <w:rPr>
            <w:noProof/>
            <w:webHidden/>
          </w:rPr>
          <w:fldChar w:fldCharType="separate"/>
        </w:r>
        <w:r w:rsidR="00E1527E">
          <w:rPr>
            <w:noProof/>
            <w:webHidden/>
          </w:rPr>
          <w:t>30</w:t>
        </w:r>
        <w:r w:rsidR="00E1527E">
          <w:rPr>
            <w:noProof/>
            <w:webHidden/>
          </w:rPr>
          <w:fldChar w:fldCharType="end"/>
        </w:r>
      </w:hyperlink>
    </w:p>
    <w:p w:rsidR="00E1527E" w:rsidRDefault="00752EB1">
      <w:pPr>
        <w:pStyle w:val="11"/>
        <w:tabs>
          <w:tab w:val="right" w:leader="dot" w:pos="8381"/>
        </w:tabs>
        <w:rPr>
          <w:rFonts w:asciiTheme="minorHAnsi" w:eastAsiaTheme="minorEastAsia" w:hAnsiTheme="minorHAnsi" w:cstheme="minorBidi"/>
          <w:noProof/>
          <w:sz w:val="21"/>
          <w:szCs w:val="22"/>
        </w:rPr>
      </w:pPr>
      <w:hyperlink w:anchor="_Toc515297428" w:history="1">
        <w:r w:rsidR="00E1527E" w:rsidRPr="00743DD8">
          <w:rPr>
            <w:rStyle w:val="aa"/>
            <w:rFonts w:hint="eastAsia"/>
            <w:noProof/>
          </w:rPr>
          <w:t>参考文献</w:t>
        </w:r>
        <w:r w:rsidR="00E1527E">
          <w:rPr>
            <w:noProof/>
            <w:webHidden/>
          </w:rPr>
          <w:tab/>
        </w:r>
        <w:r w:rsidR="00E1527E">
          <w:rPr>
            <w:noProof/>
            <w:webHidden/>
          </w:rPr>
          <w:fldChar w:fldCharType="begin"/>
        </w:r>
        <w:r w:rsidR="00E1527E">
          <w:rPr>
            <w:noProof/>
            <w:webHidden/>
          </w:rPr>
          <w:instrText xml:space="preserve"> PAGEREF _Toc515297428 \h </w:instrText>
        </w:r>
        <w:r w:rsidR="00E1527E">
          <w:rPr>
            <w:noProof/>
            <w:webHidden/>
          </w:rPr>
        </w:r>
        <w:r w:rsidR="00E1527E">
          <w:rPr>
            <w:noProof/>
            <w:webHidden/>
          </w:rPr>
          <w:fldChar w:fldCharType="separate"/>
        </w:r>
        <w:r w:rsidR="00E1527E">
          <w:rPr>
            <w:noProof/>
            <w:webHidden/>
          </w:rPr>
          <w:t>31</w:t>
        </w:r>
        <w:r w:rsidR="00E1527E">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5297371"/>
      <w:r>
        <w:rPr>
          <w:rFonts w:hint="eastAsia"/>
        </w:rPr>
        <w:t>摘要</w:t>
      </w:r>
      <w:bookmarkEnd w:id="2"/>
      <w:bookmarkEnd w:id="3"/>
      <w:bookmarkEnd w:id="4"/>
      <w:bookmarkEnd w:id="5"/>
      <w:bookmarkEnd w:id="6"/>
      <w:bookmarkEnd w:id="7"/>
      <w:bookmarkEnd w:id="8"/>
      <w:bookmarkEnd w:id="9"/>
      <w:bookmarkEnd w:id="10"/>
      <w:bookmarkEnd w:id="11"/>
    </w:p>
    <w:p w:rsidR="008D02B2"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数据领域在过去的几十年取得了巨大的进步，然而它的变化也</w:t>
      </w:r>
      <w:r w:rsidR="003E55B4">
        <w:rPr>
          <w:rFonts w:cs="宋体" w:hint="eastAsia"/>
          <w:color w:val="000000"/>
          <w:sz w:val="24"/>
        </w:rPr>
        <w:t>给了</w:t>
      </w:r>
      <w:r w:rsidRPr="001050E7">
        <w:rPr>
          <w:rFonts w:cs="宋体" w:hint="eastAsia"/>
          <w:color w:val="000000"/>
          <w:sz w:val="24"/>
        </w:rPr>
        <w:t>我们很多挑战。如</w:t>
      </w:r>
      <w:r>
        <w:rPr>
          <w:rFonts w:cs="宋体" w:hint="eastAsia"/>
          <w:color w:val="000000"/>
          <w:sz w:val="24"/>
        </w:rPr>
        <w:t>何整合异构</w:t>
      </w:r>
      <w:r w:rsidR="003E55B4">
        <w:rPr>
          <w:rFonts w:cs="宋体" w:hint="eastAsia"/>
          <w:color w:val="000000"/>
          <w:sz w:val="24"/>
        </w:rPr>
        <w:t>数据，</w:t>
      </w:r>
      <w:r w:rsidR="00FD3127">
        <w:rPr>
          <w:rFonts w:cs="宋体" w:hint="eastAsia"/>
          <w:color w:val="000000"/>
          <w:sz w:val="24"/>
        </w:rPr>
        <w:t>实现对复杂对象的完美建模</w:t>
      </w:r>
      <w:r>
        <w:rPr>
          <w:rFonts w:cs="宋体" w:hint="eastAsia"/>
          <w:color w:val="000000"/>
          <w:sz w:val="24"/>
        </w:rPr>
        <w:t>都是</w:t>
      </w:r>
      <w:r w:rsidRPr="001050E7">
        <w:rPr>
          <w:rFonts w:cs="宋体" w:hint="eastAsia"/>
          <w:color w:val="000000"/>
          <w:sz w:val="24"/>
        </w:rPr>
        <w:t>我们</w:t>
      </w:r>
      <w:r w:rsidR="003E55B4">
        <w:rPr>
          <w:rFonts w:cs="宋体" w:hint="eastAsia"/>
          <w:color w:val="000000"/>
          <w:sz w:val="24"/>
        </w:rPr>
        <w:t>面临的挑战和</w:t>
      </w:r>
      <w:r w:rsidRPr="001050E7">
        <w:rPr>
          <w:rFonts w:cs="宋体" w:hint="eastAsia"/>
          <w:color w:val="000000"/>
          <w:sz w:val="24"/>
        </w:rPr>
        <w:t>问题。</w:t>
      </w:r>
    </w:p>
    <w:p w:rsidR="003E55B4" w:rsidRPr="001050E7" w:rsidRDefault="003E55B4" w:rsidP="008D02B2">
      <w:pPr>
        <w:ind w:firstLine="420"/>
        <w:rPr>
          <w:rFonts w:cs="宋体"/>
          <w:color w:val="000000"/>
          <w:sz w:val="24"/>
        </w:rPr>
      </w:pPr>
      <w:r>
        <w:rPr>
          <w:rFonts w:cs="宋体" w:hint="eastAsia"/>
          <w:color w:val="000000"/>
          <w:sz w:val="24"/>
        </w:rPr>
        <w:t>本文我们将结合食品领域的具体场景，进行异构数据的转换，将</w:t>
      </w:r>
      <w:r>
        <w:rPr>
          <w:rFonts w:cs="宋体" w:hint="eastAsia"/>
          <w:color w:val="000000"/>
          <w:sz w:val="24"/>
        </w:rPr>
        <w:t>excel/txt</w:t>
      </w:r>
      <w:r>
        <w:rPr>
          <w:rFonts w:cs="宋体" w:hint="eastAsia"/>
          <w:color w:val="000000"/>
          <w:sz w:val="24"/>
        </w:rPr>
        <w:t>文件转换为</w:t>
      </w:r>
      <w:r>
        <w:rPr>
          <w:rFonts w:cs="宋体" w:hint="eastAsia"/>
          <w:color w:val="000000"/>
          <w:sz w:val="24"/>
        </w:rPr>
        <w:t>xml/</w:t>
      </w:r>
      <w:proofErr w:type="spellStart"/>
      <w:r>
        <w:rPr>
          <w:rFonts w:cs="宋体" w:hint="eastAsia"/>
          <w:color w:val="000000"/>
          <w:sz w:val="24"/>
        </w:rPr>
        <w:t>json</w:t>
      </w:r>
      <w:proofErr w:type="spellEnd"/>
      <w:r>
        <w:rPr>
          <w:rFonts w:cs="宋体" w:hint="eastAsia"/>
          <w:color w:val="000000"/>
          <w:sz w:val="24"/>
        </w:rPr>
        <w:t>格式，之后我们会分析多种类型的数据库并使用每个类型经典的数据库管理系统进行建模和数据操作，过程中我们将从底层分析数据库系统的结构</w:t>
      </w:r>
      <w:r w:rsidR="00C122C5">
        <w:rPr>
          <w:rFonts w:cs="宋体" w:hint="eastAsia"/>
          <w:color w:val="000000"/>
          <w:sz w:val="24"/>
        </w:rPr>
        <w:t>和特点</w:t>
      </w:r>
      <w:r>
        <w:rPr>
          <w:rFonts w:cs="宋体" w:hint="eastAsia"/>
          <w:color w:val="000000"/>
          <w:sz w:val="24"/>
        </w:rPr>
        <w:t>，并结合模拟数据进行性能分析。最后我们将总结上述理论，描述包含了数据分析和数据存储流程的面向食品领域系统，</w:t>
      </w:r>
      <w:r w:rsidR="00C122C5">
        <w:rPr>
          <w:rFonts w:cs="宋体" w:hint="eastAsia"/>
          <w:color w:val="000000"/>
          <w:sz w:val="24"/>
        </w:rPr>
        <w:t>列出其架构，功能并给出截图。</w:t>
      </w:r>
    </w:p>
    <w:p w:rsidR="005B1A70" w:rsidRPr="003E55B4" w:rsidRDefault="005B1A70" w:rsidP="00CE61A7">
      <w:pPr>
        <w:pStyle w:val="wxy0"/>
      </w:pPr>
    </w:p>
    <w:p w:rsidR="00776DA1" w:rsidRDefault="00E77271" w:rsidP="00494E2E">
      <w:pPr>
        <w:pStyle w:val="wxy0"/>
        <w:ind w:firstLineChars="0" w:firstLine="0"/>
      </w:pPr>
      <w:r w:rsidRPr="00E77271">
        <w:rPr>
          <w:rFonts w:ascii="黑体" w:eastAsia="黑体" w:hAnsi="黑体" w:hint="eastAsia"/>
          <w:bCs/>
          <w:szCs w:val="28"/>
        </w:rPr>
        <w:t>关键词：</w:t>
      </w:r>
      <w:r w:rsidR="00CF0E47">
        <w:rPr>
          <w:rFonts w:hint="eastAsia"/>
          <w:bCs/>
          <w:szCs w:val="28"/>
        </w:rPr>
        <w:t>数据提取，</w:t>
      </w:r>
      <w:bookmarkStart w:id="12" w:name="OLE_LINK1"/>
      <w:r w:rsidR="00CF0E47">
        <w:rPr>
          <w:rFonts w:hint="eastAsia"/>
          <w:bCs/>
          <w:szCs w:val="28"/>
        </w:rPr>
        <w:t>异构数据</w:t>
      </w:r>
      <w:bookmarkEnd w:id="12"/>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3" w:name="_Toc3048529"/>
      <w:bookmarkStart w:id="14" w:name="_Toc33373796"/>
      <w:bookmarkStart w:id="15" w:name="_Toc60499531"/>
      <w:bookmarkStart w:id="16"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7" w:name="_Toc515297372"/>
      <w:r>
        <w:rPr>
          <w:rFonts w:hint="eastAsia"/>
        </w:rPr>
        <w:t>A</w:t>
      </w:r>
      <w:r>
        <w:t>BSTRACT</w:t>
      </w:r>
      <w:bookmarkEnd w:id="13"/>
      <w:bookmarkEnd w:id="14"/>
      <w:bookmarkEnd w:id="15"/>
      <w:bookmarkEnd w:id="16"/>
      <w:bookmarkEnd w:id="17"/>
    </w:p>
    <w:p w:rsidR="00CE61A7" w:rsidRDefault="00F02A09" w:rsidP="00DA26B0">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w:t>
      </w:r>
      <w:r w:rsidR="00494E2E">
        <w:rPr>
          <w:rFonts w:hint="eastAsia"/>
        </w:rPr>
        <w:t xml:space="preserve">filed </w:t>
      </w:r>
      <w:r>
        <w:rPr>
          <w:rFonts w:hint="eastAsia"/>
        </w:rPr>
        <w:t xml:space="preserve">these years. </w:t>
      </w:r>
      <w:r w:rsidR="00C122C5">
        <w:rPr>
          <w:rFonts w:hint="eastAsia"/>
        </w:rPr>
        <w:t>This</w:t>
      </w:r>
      <w:r>
        <w:t xml:space="preserve"> </w:t>
      </w:r>
      <w:r w:rsidR="00FD3127">
        <w:rPr>
          <w:rFonts w:hint="eastAsia"/>
        </w:rPr>
        <w:t>brings many challenges.</w:t>
      </w:r>
      <w:r w:rsidR="003A09B4">
        <w:rPr>
          <w:rFonts w:hint="eastAsia"/>
        </w:rPr>
        <w:t xml:space="preserve"> </w:t>
      </w:r>
      <w:r w:rsidR="00C122C5">
        <w:rPr>
          <w:rFonts w:hint="eastAsia"/>
        </w:rPr>
        <w:t>The way of</w:t>
      </w:r>
      <w:r w:rsidR="00C122C5">
        <w:t xml:space="preserve"> integrat</w:t>
      </w:r>
      <w:r w:rsidR="00C122C5">
        <w:rPr>
          <w:rFonts w:hint="eastAsia"/>
        </w:rPr>
        <w:t>ing</w:t>
      </w:r>
      <w:r>
        <w:t xml:space="preserve"> the heterogeneous data,</w:t>
      </w:r>
      <w:r w:rsidR="00FD3127">
        <w:rPr>
          <w:rFonts w:hint="eastAsia"/>
        </w:rPr>
        <w:t xml:space="preserve"> </w:t>
      </w:r>
      <w:r w:rsidR="00C122C5">
        <w:t>manag</w:t>
      </w:r>
      <w:r w:rsidR="00C122C5">
        <w:rPr>
          <w:rFonts w:hint="eastAsia"/>
        </w:rPr>
        <w:t>ing</w:t>
      </w:r>
      <w:r>
        <w:t xml:space="preserve"> a variety of data types</w:t>
      </w:r>
      <w:r w:rsidR="00C122C5">
        <w:rPr>
          <w:rFonts w:hint="eastAsia"/>
        </w:rPr>
        <w:t xml:space="preserve">, </w:t>
      </w:r>
      <w:r w:rsidR="00C122C5">
        <w:t>achiev</w:t>
      </w:r>
      <w:r w:rsidR="00C122C5">
        <w:rPr>
          <w:rFonts w:hint="eastAsia"/>
        </w:rPr>
        <w:t>ing</w:t>
      </w:r>
      <w:r>
        <w:t xml:space="preserve"> a perfect model </w:t>
      </w:r>
      <w:r w:rsidR="00FD3127">
        <w:rPr>
          <w:rFonts w:hint="eastAsia"/>
        </w:rPr>
        <w:t>for</w:t>
      </w:r>
      <w:r>
        <w:t xml:space="preserve"> a complex object are </w:t>
      </w:r>
      <w:r w:rsidR="00FD3127">
        <w:rPr>
          <w:rFonts w:hint="eastAsia"/>
        </w:rPr>
        <w:t xml:space="preserve">all the </w:t>
      </w:r>
      <w:r w:rsidR="00FD3127">
        <w:t xml:space="preserve">problems </w:t>
      </w:r>
      <w:r>
        <w:t xml:space="preserve">we </w:t>
      </w:r>
      <w:r w:rsidR="00AA1E1F">
        <w:rPr>
          <w:rFonts w:hint="eastAsia"/>
        </w:rPr>
        <w:t xml:space="preserve">are </w:t>
      </w:r>
      <w:r>
        <w:t>urgent to solve.</w:t>
      </w:r>
    </w:p>
    <w:p w:rsidR="00DA26B0" w:rsidRPr="00DA26B0" w:rsidRDefault="00BE0622" w:rsidP="00DA26B0">
      <w:pPr>
        <w:pStyle w:val="wxy0"/>
      </w:pPr>
      <w:r>
        <w:t>In</w:t>
      </w:r>
      <w:r>
        <w:rPr>
          <w:rFonts w:hint="eastAsia"/>
        </w:rPr>
        <w:t xml:space="preserve"> this paper, we will </w:t>
      </w:r>
      <w:r w:rsidR="00494E2E">
        <w:rPr>
          <w:rFonts w:hint="eastAsia"/>
        </w:rPr>
        <w:t>do some research combining</w:t>
      </w:r>
      <w:r>
        <w:rPr>
          <w:rFonts w:hint="eastAsia"/>
        </w:rPr>
        <w:t xml:space="preserve"> the scene of food field. Firstly, we will do the conversion of heterogeneous data, converting excel/txt to xml/JSON format. Then, we will analyze a variety of types of database and use each type</w:t>
      </w:r>
      <w:r>
        <w:t>’</w:t>
      </w:r>
      <w:r>
        <w:rPr>
          <w:rFonts w:hint="eastAsia"/>
        </w:rPr>
        <w:t xml:space="preserve">s classic database management system for modeling and data operation. </w:t>
      </w:r>
      <w:r>
        <w:t>I</w:t>
      </w:r>
      <w:r>
        <w:rPr>
          <w:rFonts w:hint="eastAsia"/>
        </w:rPr>
        <w:t xml:space="preserve">n this process, we will analysis the underlying data structure and </w:t>
      </w:r>
      <w:r w:rsidRPr="00BE0622">
        <w:t>characteristics</w:t>
      </w:r>
      <w:r>
        <w:rPr>
          <w:rFonts w:hint="eastAsia"/>
        </w:rPr>
        <w:t xml:space="preserve">. Also, </w:t>
      </w:r>
      <w:r w:rsidR="00494E2E">
        <w:rPr>
          <w:rFonts w:hint="eastAsia"/>
        </w:rPr>
        <w:t>the</w:t>
      </w:r>
      <w:r>
        <w:rPr>
          <w:rFonts w:hint="eastAsia"/>
        </w:rPr>
        <w:t xml:space="preserve"> test</w:t>
      </w:r>
      <w:r w:rsidR="00494E2E">
        <w:rPr>
          <w:rFonts w:hint="eastAsia"/>
        </w:rPr>
        <w:t xml:space="preserve"> of</w:t>
      </w:r>
      <w:r>
        <w:rPr>
          <w:rFonts w:hint="eastAsia"/>
        </w:rPr>
        <w:t xml:space="preserve"> p</w:t>
      </w:r>
      <w:r w:rsidR="00494E2E">
        <w:t>erform</w:t>
      </w:r>
      <w:r w:rsidR="00494E2E">
        <w:rPr>
          <w:rFonts w:hint="eastAsia"/>
        </w:rPr>
        <w:t>ing</w:t>
      </w:r>
      <w:r w:rsidRPr="00BE0622">
        <w:t xml:space="preserve"> analysis</w:t>
      </w:r>
      <w:r>
        <w:rPr>
          <w:rFonts w:hint="eastAsia"/>
        </w:rPr>
        <w:t xml:space="preserve"> </w:t>
      </w:r>
      <w:r>
        <w:t>with simulation data</w:t>
      </w:r>
      <w:r w:rsidR="00494E2E">
        <w:rPr>
          <w:rFonts w:hint="eastAsia"/>
        </w:rPr>
        <w:t xml:space="preserve"> is provided</w:t>
      </w:r>
      <w:r>
        <w:t>.</w:t>
      </w:r>
      <w:r w:rsidRPr="00BE0622">
        <w:t xml:space="preserve"> </w:t>
      </w:r>
      <w:r w:rsidR="00494E2E">
        <w:rPr>
          <w:rFonts w:hint="eastAsia"/>
        </w:rPr>
        <w:t>After</w:t>
      </w:r>
      <w:r w:rsidR="00494E2E">
        <w:t xml:space="preserve"> summariz</w:t>
      </w:r>
      <w:r w:rsidR="00494E2E">
        <w:rPr>
          <w:rFonts w:hint="eastAsia"/>
        </w:rPr>
        <w:t>ing all the mentioned</w:t>
      </w:r>
      <w:r>
        <w:t xml:space="preserve"> theory,</w:t>
      </w:r>
      <w:r>
        <w:rPr>
          <w:rFonts w:hint="eastAsia"/>
        </w:rPr>
        <w:t xml:space="preserve"> </w:t>
      </w:r>
      <w:r w:rsidR="00494E2E">
        <w:rPr>
          <w:rFonts w:hint="eastAsia"/>
        </w:rPr>
        <w:t>I will</w:t>
      </w:r>
      <w:r>
        <w:rPr>
          <w:rFonts w:hint="eastAsia"/>
        </w:rPr>
        <w:t xml:space="preserve"> </w:t>
      </w:r>
      <w:r w:rsidR="00494E2E">
        <w:t xml:space="preserve">describe </w:t>
      </w:r>
      <w:r w:rsidR="00494E2E">
        <w:rPr>
          <w:rFonts w:hint="eastAsia"/>
        </w:rPr>
        <w:t>the system which</w:t>
      </w:r>
      <w:r w:rsidRPr="00BE0622">
        <w:t xml:space="preserve"> includes the data analysis and data storage process</w:t>
      </w:r>
      <w:r w:rsidR="00494E2E">
        <w:rPr>
          <w:rFonts w:hint="eastAsia"/>
        </w:rPr>
        <w:t xml:space="preserve">. System </w:t>
      </w:r>
      <w:r w:rsidRPr="00BE0622">
        <w:t>architecture, fu</w:t>
      </w:r>
      <w:r w:rsidR="00494E2E">
        <w:t xml:space="preserve">nctions and screenshot </w:t>
      </w:r>
      <w:r w:rsidR="00494E2E">
        <w:rPr>
          <w:rFonts w:hint="eastAsia"/>
        </w:rPr>
        <w:t>are</w:t>
      </w:r>
      <w:r w:rsidR="00494E2E">
        <w:t xml:space="preserve"> given</w:t>
      </w:r>
      <w:r w:rsidR="00494E2E">
        <w:rPr>
          <w:rFonts w:hint="eastAsia"/>
        </w:rPr>
        <w:t xml:space="preserve"> in this part.</w:t>
      </w:r>
    </w:p>
    <w:p w:rsidR="00776DA1" w:rsidRPr="00BC0E61" w:rsidRDefault="00776DA1" w:rsidP="00CE61A7">
      <w:pPr>
        <w:pStyle w:val="wxy0"/>
      </w:pPr>
    </w:p>
    <w:p w:rsidR="00776DA1" w:rsidRPr="00CE61A7" w:rsidRDefault="00E77271" w:rsidP="00494E2E">
      <w:pPr>
        <w:pStyle w:val="wxy0"/>
        <w:ind w:firstLineChars="0" w:firstLine="0"/>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8" w:name="_Toc515297373"/>
      <w:r>
        <w:rPr>
          <w:rFonts w:hint="eastAsia"/>
        </w:rPr>
        <w:lastRenderedPageBreak/>
        <w:t>绪论</w:t>
      </w:r>
      <w:bookmarkEnd w:id="18"/>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9" w:name="_Toc515297374"/>
      <w:r>
        <w:rPr>
          <w:rFonts w:hint="eastAsia"/>
        </w:rPr>
        <w:t>数据分析和存储的背景及意义</w:t>
      </w:r>
      <w:bookmarkEnd w:id="19"/>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w:t>
      </w:r>
      <w:r w:rsidR="008359B9">
        <w:rPr>
          <w:rFonts w:hint="eastAsia"/>
        </w:rPr>
        <w:t>更方便</w:t>
      </w:r>
      <w:r>
        <w:rPr>
          <w:rFonts w:hint="eastAsia"/>
        </w:rPr>
        <w:t>的管理数据，可以保持数据信息的一致性，完整性，低冗余性，甚至可以增加数据的智能性。在这样的背景下，解决对各种类型的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0" w:name="_Toc515297375"/>
      <w:r>
        <w:rPr>
          <w:rFonts w:hint="eastAsia"/>
        </w:rPr>
        <w:t>数据领域现状及存在的问题</w:t>
      </w:r>
      <w:bookmarkEnd w:id="20"/>
    </w:p>
    <w:p w:rsidR="00B207C4" w:rsidRDefault="00B207C4" w:rsidP="00B36A08">
      <w:pPr>
        <w:pStyle w:val="3"/>
      </w:pPr>
      <w:bookmarkStart w:id="21" w:name="_Toc515297376"/>
      <w:r>
        <w:rPr>
          <w:rFonts w:hint="eastAsia"/>
        </w:rPr>
        <w:t>数据分析</w:t>
      </w:r>
      <w:r w:rsidR="008D02B2">
        <w:rPr>
          <w:rFonts w:hint="eastAsia"/>
        </w:rPr>
        <w:t>的现状和</w:t>
      </w:r>
      <w:r>
        <w:rPr>
          <w:rFonts w:hint="eastAsia"/>
        </w:rPr>
        <w:t>存在的问题</w:t>
      </w:r>
      <w:bookmarkEnd w:id="21"/>
    </w:p>
    <w:p w:rsidR="00B207C4" w:rsidRPr="003E55B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w:t>
      </w:r>
      <w:r w:rsidR="003E55B4" w:rsidRPr="003E55B4">
        <w:rPr>
          <w:rFonts w:hint="eastAsia"/>
        </w:rPr>
        <w:t>数据共享是常见议题，</w:t>
      </w:r>
      <w:r>
        <w:rPr>
          <w:rFonts w:hint="eastAsia"/>
        </w:rPr>
        <w:t>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w:t>
      </w:r>
      <w:r w:rsidR="008359B9">
        <w:rPr>
          <w:rFonts w:hint="eastAsia"/>
        </w:rPr>
        <w:t>需要先整理</w:t>
      </w:r>
      <w:r>
        <w:rPr>
          <w:rFonts w:hint="eastAsia"/>
        </w:rPr>
        <w:t>这些碎片化的数据，</w:t>
      </w:r>
      <w:r w:rsidR="008359B9">
        <w:rPr>
          <w:rFonts w:hint="eastAsia"/>
        </w:rPr>
        <w:t>即</w:t>
      </w:r>
      <w:r>
        <w:rPr>
          <w:rFonts w:hint="eastAsia"/>
        </w:rPr>
        <w:t>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2" w:name="_Toc515297377"/>
      <w:r>
        <w:rPr>
          <w:rFonts w:hint="eastAsia"/>
        </w:rPr>
        <w:t>数据存储</w:t>
      </w:r>
      <w:r w:rsidR="008D02B2">
        <w:rPr>
          <w:rFonts w:hint="eastAsia"/>
        </w:rPr>
        <w:t>的现状和存在的问题</w:t>
      </w:r>
      <w:bookmarkEnd w:id="22"/>
    </w:p>
    <w:p w:rsidR="003E55B4" w:rsidRPr="003E55B4" w:rsidRDefault="003E55B4" w:rsidP="003E55B4">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Pr>
          <w:rFonts w:cs="宋体" w:hint="eastAsia"/>
          <w:color w:val="000000"/>
          <w:sz w:val="24"/>
        </w:rPr>
        <w:t>量级迅速增长。</w:t>
      </w:r>
      <w:r w:rsidRPr="003E55B4">
        <w:rPr>
          <w:rFonts w:cs="宋体" w:hint="eastAsia"/>
          <w:color w:val="000000"/>
          <w:sz w:val="24"/>
        </w:rPr>
        <w:t>数据显示，</w:t>
      </w:r>
      <w:r w:rsidRPr="003E55B4">
        <w:rPr>
          <w:rFonts w:cs="宋体" w:hint="eastAsia"/>
          <w:color w:val="000000"/>
          <w:sz w:val="24"/>
        </w:rPr>
        <w:t>2010</w:t>
      </w:r>
      <w:r w:rsidRPr="003E55B4">
        <w:rPr>
          <w:rFonts w:cs="宋体" w:hint="eastAsia"/>
          <w:color w:val="000000"/>
          <w:sz w:val="24"/>
        </w:rPr>
        <w:t>年全球存储的信息总量超过</w:t>
      </w:r>
      <w:r w:rsidRPr="003E55B4">
        <w:rPr>
          <w:rFonts w:cs="宋体" w:hint="eastAsia"/>
          <w:color w:val="000000"/>
          <w:sz w:val="24"/>
        </w:rPr>
        <w:t>1.2ZB</w:t>
      </w:r>
      <w:r w:rsidRPr="003E55B4">
        <w:rPr>
          <w:rFonts w:cs="宋体" w:hint="eastAsia"/>
          <w:color w:val="000000"/>
          <w:sz w:val="24"/>
        </w:rPr>
        <w:t>，</w:t>
      </w:r>
      <w:r w:rsidRPr="003E55B4">
        <w:rPr>
          <w:rFonts w:cs="宋体" w:hint="eastAsia"/>
          <w:color w:val="000000"/>
          <w:sz w:val="24"/>
        </w:rPr>
        <w:t>2011</w:t>
      </w:r>
      <w:r w:rsidRPr="003E55B4">
        <w:rPr>
          <w:rFonts w:cs="宋体" w:hint="eastAsia"/>
          <w:color w:val="000000"/>
          <w:sz w:val="24"/>
        </w:rPr>
        <w:t>年则继续增长了</w:t>
      </w:r>
      <w:r w:rsidRPr="003E55B4">
        <w:rPr>
          <w:rFonts w:cs="宋体" w:hint="eastAsia"/>
          <w:color w:val="000000"/>
          <w:sz w:val="24"/>
        </w:rPr>
        <w:t>0.6ZB</w:t>
      </w:r>
      <w:r w:rsidR="008359B9">
        <w:rPr>
          <w:rFonts w:cs="宋体" w:hint="eastAsia"/>
          <w:color w:val="000000"/>
          <w:sz w:val="24"/>
        </w:rPr>
        <w:t>，</w:t>
      </w:r>
      <w:r w:rsidRPr="003E55B4">
        <w:rPr>
          <w:rFonts w:cs="宋体" w:hint="eastAsia"/>
          <w:color w:val="000000"/>
          <w:sz w:val="24"/>
        </w:rPr>
        <w:t>这种增长还在加速，</w:t>
      </w:r>
      <w:r w:rsidR="009A36E8" w:rsidRPr="003E55B4">
        <w:rPr>
          <w:rFonts w:cs="宋体" w:hint="eastAsia"/>
          <w:color w:val="000000"/>
          <w:sz w:val="24"/>
        </w:rPr>
        <w:t xml:space="preserve"> </w:t>
      </w:r>
      <w:r w:rsidRPr="003E55B4">
        <w:rPr>
          <w:rFonts w:cs="宋体" w:hint="eastAsia"/>
          <w:color w:val="000000"/>
          <w:sz w:val="24"/>
        </w:rPr>
        <w:t>2025</w:t>
      </w:r>
      <w:r w:rsidRPr="003E55B4">
        <w:rPr>
          <w:rFonts w:cs="宋体" w:hint="eastAsia"/>
          <w:color w:val="000000"/>
          <w:sz w:val="24"/>
        </w:rPr>
        <w:t>年</w:t>
      </w:r>
      <w:r w:rsidR="00BB2B43">
        <w:rPr>
          <w:rFonts w:cs="宋体" w:hint="eastAsia"/>
          <w:color w:val="000000"/>
          <w:sz w:val="24"/>
        </w:rPr>
        <w:t>有望</w:t>
      </w:r>
      <w:r w:rsidRPr="003E55B4">
        <w:rPr>
          <w:rFonts w:cs="宋体" w:hint="eastAsia"/>
          <w:color w:val="000000"/>
          <w:sz w:val="24"/>
        </w:rPr>
        <w:t>达到</w:t>
      </w:r>
      <w:r w:rsidRPr="003E55B4">
        <w:rPr>
          <w:rFonts w:cs="宋体" w:hint="eastAsia"/>
          <w:color w:val="000000"/>
          <w:sz w:val="24"/>
        </w:rPr>
        <w:t>35ZB</w:t>
      </w:r>
      <w:r w:rsidRPr="003E55B4">
        <w:rPr>
          <w:rFonts w:cs="宋体" w:hint="eastAsia"/>
          <w:color w:val="000000"/>
          <w:sz w:val="24"/>
        </w:rPr>
        <w:t>。</w:t>
      </w:r>
      <w:r>
        <w:rPr>
          <w:rFonts w:cs="宋体" w:hint="eastAsia"/>
          <w:color w:val="000000"/>
          <w:sz w:val="24"/>
        </w:rPr>
        <w:t>这也促使了大数据概念的</w:t>
      </w:r>
      <w:r w:rsidRPr="001050E7">
        <w:rPr>
          <w:rFonts w:cs="宋体" w:hint="eastAsia"/>
          <w:color w:val="000000"/>
          <w:sz w:val="24"/>
        </w:rPr>
        <w:t>兴起。然而，这样海量的数据使得原有的架构不能完全支撑，存储，处理功能都受到很严重的影响。</w:t>
      </w:r>
      <w:r w:rsidRPr="003E55B4">
        <w:rPr>
          <w:rFonts w:cs="宋体" w:hint="eastAsia"/>
          <w:color w:val="000000"/>
          <w:sz w:val="24"/>
        </w:rPr>
        <w:t>大量的数据在不断产生，而它们的复杂程度，类型多样性同样也来也大，越来越多。如何</w:t>
      </w:r>
      <w:r>
        <w:rPr>
          <w:rFonts w:cs="宋体" w:hint="eastAsia"/>
          <w:color w:val="000000"/>
          <w:sz w:val="24"/>
        </w:rPr>
        <w:lastRenderedPageBreak/>
        <w:t>解决这样问题，</w:t>
      </w:r>
      <w:r w:rsidRPr="003E55B4">
        <w:rPr>
          <w:rFonts w:cs="宋体" w:hint="eastAsia"/>
          <w:color w:val="000000"/>
          <w:sz w:val="24"/>
        </w:rPr>
        <w:t>实现对数据的有效存储，高效访问，方便共享和安全控制等都是信息时代非常重要的问题。</w:t>
      </w:r>
    </w:p>
    <w:p w:rsidR="00B207C4" w:rsidRDefault="00B207C4" w:rsidP="00B36A08">
      <w:pPr>
        <w:pStyle w:val="3"/>
      </w:pPr>
      <w:bookmarkStart w:id="23" w:name="_Toc515297378"/>
      <w:r>
        <w:rPr>
          <w:rFonts w:hint="eastAsia"/>
        </w:rPr>
        <w:t>研究背景</w:t>
      </w:r>
      <w:bookmarkEnd w:id="23"/>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4" w:name="_Toc515297379"/>
      <w:r>
        <w:rPr>
          <w:rFonts w:hint="eastAsia"/>
        </w:rPr>
        <w:t>研究内容和目标</w:t>
      </w:r>
      <w:bookmarkEnd w:id="24"/>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5" w:name="_Toc515297380"/>
      <w:r>
        <w:rPr>
          <w:rFonts w:hint="eastAsia"/>
        </w:rPr>
        <w:t>本文组织结构</w:t>
      </w:r>
      <w:bookmarkEnd w:id="25"/>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想法。第三章对应数据存储问题，通过对市场上常见的几种数据库思想及其典型数据库工具的对比分析，得出不同的建模思路，对该场景下不同的示例进行了建模分析，最后还进行了</w:t>
      </w:r>
      <w:r w:rsidR="008359B9">
        <w:rPr>
          <w:rFonts w:cs="宋体" w:hint="eastAsia"/>
          <w:color w:val="000000"/>
          <w:sz w:val="24"/>
        </w:rPr>
        <w:t>常见</w:t>
      </w:r>
      <w:r>
        <w:rPr>
          <w:rFonts w:cs="宋体" w:hint="eastAsia"/>
          <w:color w:val="000000"/>
          <w:sz w:val="24"/>
        </w:rPr>
        <w:t>数据操作的性能对比。第四章是</w:t>
      </w:r>
      <w:r w:rsidR="008359B9">
        <w:rPr>
          <w:rFonts w:cs="宋体" w:hint="eastAsia"/>
          <w:color w:val="000000"/>
          <w:sz w:val="24"/>
        </w:rPr>
        <w:t>系统的架构，界面和</w:t>
      </w:r>
      <w:r>
        <w:rPr>
          <w:rFonts w:cs="宋体" w:hint="eastAsia"/>
          <w:color w:val="000000"/>
          <w:sz w:val="24"/>
        </w:rPr>
        <w:t>功能展示，同时给出了针对第三个目标的答案。第五章是总结篇，提出了我的结论，同时抛出了本人力不能逮，尚未解决的问题。</w:t>
      </w:r>
    </w:p>
    <w:p w:rsidR="008F596D" w:rsidRDefault="008F596D" w:rsidP="008F596D">
      <w:pPr>
        <w:pStyle w:val="1"/>
        <w:spacing w:before="240"/>
      </w:pPr>
      <w:bookmarkStart w:id="26" w:name="_Toc515297381"/>
      <w:r>
        <w:rPr>
          <w:rFonts w:hint="eastAsia"/>
        </w:rPr>
        <w:lastRenderedPageBreak/>
        <w:t>数据分析</w:t>
      </w:r>
      <w:bookmarkEnd w:id="26"/>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27" w:name="_Toc515297382"/>
      <w:r>
        <w:rPr>
          <w:rFonts w:hint="eastAsia"/>
        </w:rPr>
        <w:t>源数据分析概述</w:t>
      </w:r>
      <w:bookmarkEnd w:id="27"/>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8" w:name="_Toc515297383"/>
      <w:r>
        <w:rPr>
          <w:rFonts w:hint="eastAsia"/>
        </w:rPr>
        <w:t>针对不同类型数据的分析方法</w:t>
      </w:r>
      <w:bookmarkEnd w:id="28"/>
    </w:p>
    <w:p w:rsidR="008F596D" w:rsidRDefault="008F596D" w:rsidP="00B36A08">
      <w:pPr>
        <w:pStyle w:val="3"/>
      </w:pPr>
      <w:bookmarkStart w:id="29" w:name="_Toc515297384"/>
      <w:r>
        <w:t>E</w:t>
      </w:r>
      <w:r>
        <w:rPr>
          <w:rFonts w:hint="eastAsia"/>
        </w:rPr>
        <w:t>xcel和txt数据</w:t>
      </w:r>
      <w:bookmarkEnd w:id="29"/>
    </w:p>
    <w:p w:rsidR="008F596D" w:rsidRPr="00DA26B0" w:rsidRDefault="008F596D" w:rsidP="00DA26B0">
      <w:pPr>
        <w:ind w:firstLine="420"/>
        <w:rPr>
          <w:ins w:id="30" w:author="M.Cao" w:date="2018-05-24T13:54:00Z"/>
          <w:rFonts w:cs="宋体"/>
          <w:color w:val="000000"/>
          <w:sz w:val="24"/>
        </w:rPr>
      </w:pPr>
      <w:r w:rsidRPr="00316D2B">
        <w:rPr>
          <w:rFonts w:cs="宋体" w:hint="eastAsia"/>
          <w:color w:val="000000"/>
          <w:sz w:val="24"/>
        </w:rPr>
        <w:t>Microsoft Excel</w:t>
      </w:r>
      <w:r w:rsidRPr="00316D2B">
        <w:rPr>
          <w:rFonts w:cs="宋体" w:hint="eastAsia"/>
          <w:color w:val="000000"/>
          <w:sz w:val="24"/>
        </w:rPr>
        <w:t>是一款电子表格软件。</w:t>
      </w:r>
      <w:r w:rsidR="008746C4">
        <w:rPr>
          <w:rFonts w:cs="宋体" w:hint="eastAsia"/>
          <w:color w:val="000000"/>
          <w:sz w:val="24"/>
        </w:rPr>
        <w:t>它</w:t>
      </w:r>
      <w:r w:rsidR="00DA26B0" w:rsidRPr="00316D2B">
        <w:rPr>
          <w:rFonts w:cs="宋体" w:hint="eastAsia"/>
          <w:color w:val="000000"/>
          <w:sz w:val="24"/>
        </w:rPr>
        <w:t>简单易用，适用于非</w:t>
      </w:r>
      <w:r w:rsidR="00DA26B0" w:rsidRPr="00316D2B">
        <w:rPr>
          <w:rFonts w:cs="宋体" w:hint="eastAsia"/>
          <w:color w:val="000000"/>
          <w:sz w:val="24"/>
        </w:rPr>
        <w:t>IT</w:t>
      </w:r>
      <w:r w:rsidR="00DA26B0" w:rsidRPr="00316D2B">
        <w:rPr>
          <w:rFonts w:cs="宋体" w:hint="eastAsia"/>
          <w:color w:val="000000"/>
          <w:sz w:val="24"/>
        </w:rPr>
        <w:t>人员对数据的准备，编辑和存储，</w:t>
      </w:r>
      <w:r w:rsidR="008746C4">
        <w:rPr>
          <w:rFonts w:cs="宋体" w:hint="eastAsia"/>
          <w:color w:val="000000"/>
          <w:sz w:val="24"/>
        </w:rPr>
        <w:t>这些</w:t>
      </w:r>
      <w:r w:rsidRPr="00316D2B">
        <w:rPr>
          <w:rFonts w:cs="宋体" w:hint="eastAsia"/>
          <w:color w:val="000000"/>
          <w:sz w:val="24"/>
        </w:rPr>
        <w:t>使</w:t>
      </w:r>
      <w:r w:rsidR="008359B9">
        <w:rPr>
          <w:rFonts w:cs="宋体" w:hint="eastAsia"/>
          <w:color w:val="000000"/>
          <w:sz w:val="24"/>
        </w:rPr>
        <w:t>它</w:t>
      </w:r>
      <w:r w:rsidR="00DA26B0">
        <w:rPr>
          <w:rFonts w:cs="宋体" w:hint="eastAsia"/>
          <w:color w:val="000000"/>
          <w:sz w:val="24"/>
        </w:rPr>
        <w:t>成为最流行的</w:t>
      </w:r>
      <w:r w:rsidR="008359B9">
        <w:rPr>
          <w:rFonts w:cs="宋体" w:hint="eastAsia"/>
          <w:color w:val="000000"/>
          <w:sz w:val="24"/>
        </w:rPr>
        <w:t>PC</w:t>
      </w:r>
      <w:r w:rsidR="008359B9">
        <w:rPr>
          <w:rFonts w:cs="宋体" w:hint="eastAsia"/>
          <w:color w:val="000000"/>
          <w:sz w:val="24"/>
        </w:rPr>
        <w:t>端</w:t>
      </w:r>
      <w:r w:rsidR="00DA26B0">
        <w:rPr>
          <w:rFonts w:cs="宋体" w:hint="eastAsia"/>
          <w:color w:val="000000"/>
          <w:sz w:val="24"/>
        </w:rPr>
        <w:t>数据处理软件。</w:t>
      </w:r>
      <w:r w:rsidR="008359B9">
        <w:rPr>
          <w:rFonts w:cs="宋体" w:hint="eastAsia"/>
          <w:color w:val="000000"/>
          <w:sz w:val="24"/>
        </w:rPr>
        <w:t>但与</w:t>
      </w:r>
      <w:r w:rsidRPr="00316D2B">
        <w:rPr>
          <w:rFonts w:cs="宋体" w:hint="eastAsia"/>
          <w:color w:val="000000"/>
          <w:sz w:val="24"/>
        </w:rPr>
        <w:t>专业的</w:t>
      </w:r>
      <w:r w:rsidR="00DA26B0">
        <w:rPr>
          <w:rFonts w:cs="宋体" w:hint="eastAsia"/>
          <w:color w:val="000000"/>
          <w:sz w:val="24"/>
        </w:rPr>
        <w:t>存储</w:t>
      </w:r>
      <w:r w:rsidRPr="00316D2B">
        <w:rPr>
          <w:rFonts w:cs="宋体" w:hint="eastAsia"/>
          <w:color w:val="000000"/>
          <w:sz w:val="24"/>
        </w:rPr>
        <w:t>数据库</w:t>
      </w:r>
      <w:r w:rsidR="008359B9">
        <w:rPr>
          <w:rFonts w:cs="宋体" w:hint="eastAsia"/>
          <w:color w:val="000000"/>
          <w:sz w:val="24"/>
        </w:rPr>
        <w:t>相比</w:t>
      </w:r>
      <w:r w:rsidRPr="00316D2B">
        <w:rPr>
          <w:rFonts w:cs="宋体" w:hint="eastAsia"/>
          <w:color w:val="000000"/>
          <w:sz w:val="24"/>
        </w:rPr>
        <w:t>，它在数据</w:t>
      </w:r>
      <w:r w:rsidR="00DA26B0">
        <w:rPr>
          <w:rFonts w:cs="宋体" w:hint="eastAsia"/>
          <w:color w:val="000000"/>
          <w:sz w:val="24"/>
        </w:rPr>
        <w:t>查询、</w:t>
      </w:r>
      <w:r w:rsidRPr="00316D2B">
        <w:rPr>
          <w:rFonts w:cs="宋体" w:hint="eastAsia"/>
          <w:color w:val="000000"/>
          <w:sz w:val="24"/>
        </w:rPr>
        <w:t>统计上非常低效，而且因为先天限制，数据冗余问题严重。</w:t>
      </w:r>
      <w:r w:rsidR="009A36E8">
        <w:rPr>
          <w:rFonts w:cs="宋体" w:hint="eastAsia"/>
          <w:color w:val="000000"/>
          <w:sz w:val="24"/>
        </w:rPr>
        <w:t>txt</w:t>
      </w:r>
      <w:r w:rsidR="00DA26B0" w:rsidRPr="00DA26B0">
        <w:rPr>
          <w:rFonts w:cs="宋体" w:hint="eastAsia"/>
          <w:color w:val="000000"/>
          <w:sz w:val="24"/>
        </w:rPr>
        <w:t>是微软</w:t>
      </w:r>
      <w:r w:rsidR="00D76D16">
        <w:rPr>
          <w:rFonts w:cs="宋体" w:hint="eastAsia"/>
          <w:color w:val="000000"/>
          <w:sz w:val="24"/>
        </w:rPr>
        <w:t>自带于</w:t>
      </w:r>
      <w:r w:rsidR="00DA26B0" w:rsidRPr="00DA26B0">
        <w:rPr>
          <w:rFonts w:cs="宋体" w:hint="eastAsia"/>
          <w:color w:val="000000"/>
          <w:sz w:val="24"/>
        </w:rPr>
        <w:t>操作系统的文本格式，</w:t>
      </w:r>
      <w:r w:rsidR="00D76D16">
        <w:rPr>
          <w:rFonts w:cs="宋体" w:hint="eastAsia"/>
          <w:color w:val="000000"/>
          <w:sz w:val="24"/>
        </w:rPr>
        <w:t>因为微软的</w:t>
      </w:r>
      <w:r w:rsidR="009A36E8">
        <w:rPr>
          <w:rFonts w:cs="宋体" w:hint="eastAsia"/>
          <w:color w:val="000000"/>
          <w:sz w:val="24"/>
        </w:rPr>
        <w:t>广泛</w:t>
      </w:r>
      <w:r w:rsidR="00D76D16">
        <w:rPr>
          <w:rFonts w:cs="宋体" w:hint="eastAsia"/>
          <w:color w:val="000000"/>
          <w:sz w:val="24"/>
        </w:rPr>
        <w:t>流行，</w:t>
      </w:r>
      <w:r w:rsidR="00D76D16">
        <w:rPr>
          <w:rFonts w:cs="宋体" w:hint="eastAsia"/>
          <w:color w:val="000000"/>
          <w:sz w:val="24"/>
        </w:rPr>
        <w:t>txt</w:t>
      </w:r>
      <w:r w:rsidR="00D76D16">
        <w:rPr>
          <w:rFonts w:cs="宋体" w:hint="eastAsia"/>
          <w:color w:val="000000"/>
          <w:sz w:val="24"/>
        </w:rPr>
        <w:t>也成为了</w:t>
      </w:r>
      <w:r w:rsidR="00DA26B0" w:rsidRPr="00DA26B0">
        <w:rPr>
          <w:rFonts w:cs="宋体" w:hint="eastAsia"/>
          <w:color w:val="000000"/>
          <w:sz w:val="24"/>
        </w:rPr>
        <w:t>最常见的文件格式。</w:t>
      </w:r>
      <w:r w:rsidR="00DA26B0" w:rsidRPr="00DA26B0">
        <w:rPr>
          <w:rFonts w:cs="宋体" w:hint="eastAsia"/>
          <w:color w:val="000000"/>
          <w:sz w:val="24"/>
        </w:rPr>
        <w:t>txt</w:t>
      </w:r>
      <w:r w:rsidR="00DA26B0" w:rsidRPr="00DA26B0">
        <w:rPr>
          <w:rFonts w:cs="宋体" w:hint="eastAsia"/>
          <w:color w:val="000000"/>
          <w:sz w:val="24"/>
        </w:rPr>
        <w:t>格式体积小、格式简单，</w:t>
      </w:r>
      <w:r w:rsidR="009A36E8">
        <w:rPr>
          <w:rFonts w:cs="宋体" w:hint="eastAsia"/>
          <w:color w:val="000000"/>
          <w:sz w:val="24"/>
        </w:rPr>
        <w:t>而且</w:t>
      </w:r>
      <w:r w:rsidR="00DA26B0" w:rsidRPr="00DA26B0">
        <w:rPr>
          <w:rFonts w:cs="宋体" w:hint="eastAsia"/>
          <w:color w:val="000000"/>
          <w:sz w:val="24"/>
        </w:rPr>
        <w:t>是电脑和很多移动设备的通用格式，易于机器间的传输。目前项目中的</w:t>
      </w:r>
      <w:r w:rsidR="00DA26B0" w:rsidRPr="00DA26B0">
        <w:rPr>
          <w:rFonts w:cs="宋体" w:hint="eastAsia"/>
          <w:color w:val="000000"/>
          <w:sz w:val="24"/>
        </w:rPr>
        <w:t>txt</w:t>
      </w:r>
      <w:r w:rsidR="00DA26B0" w:rsidRPr="00DA26B0">
        <w:rPr>
          <w:rFonts w:cs="宋体" w:hint="eastAsia"/>
          <w:color w:val="000000"/>
          <w:sz w:val="24"/>
        </w:rPr>
        <w:t>文件多为机器生成</w:t>
      </w:r>
      <w:r w:rsidR="00DA26B0">
        <w:rPr>
          <w:rFonts w:cs="宋体" w:hint="eastAsia"/>
          <w:color w:val="000000"/>
          <w:sz w:val="24"/>
        </w:rPr>
        <w:t>。</w:t>
      </w:r>
      <w:r w:rsidRPr="00316D2B">
        <w:rPr>
          <w:rFonts w:cs="宋体" w:hint="eastAsia"/>
          <w:color w:val="000000"/>
          <w:sz w:val="24"/>
        </w:rPr>
        <w:t>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r w:rsidR="00DA26B0">
        <w:rPr>
          <w:rFonts w:cs="宋体" w:hint="eastAsia"/>
          <w:color w:val="000000"/>
          <w:sz w:val="24"/>
        </w:rPr>
        <w:t>这两种</w:t>
      </w:r>
      <w:r w:rsidRPr="00316D2B">
        <w:rPr>
          <w:rFonts w:cs="宋体" w:hint="eastAsia"/>
          <w:color w:val="000000"/>
          <w:sz w:val="24"/>
        </w:rPr>
        <w:t>数据，将其转换为方便操作的其他格式。</w:t>
      </w:r>
    </w:p>
    <w:p w:rsidR="008F596D" w:rsidRDefault="008F596D" w:rsidP="00B36A08">
      <w:pPr>
        <w:pStyle w:val="3"/>
      </w:pPr>
      <w:bookmarkStart w:id="31" w:name="_Toc515297385"/>
      <w:r>
        <w:rPr>
          <w:rFonts w:hint="eastAsia"/>
        </w:rPr>
        <w:t>XML和</w:t>
      </w:r>
      <w:proofErr w:type="spellStart"/>
      <w:r>
        <w:rPr>
          <w:rFonts w:hint="eastAsia"/>
        </w:rPr>
        <w:t>json</w:t>
      </w:r>
      <w:proofErr w:type="spellEnd"/>
      <w:r>
        <w:rPr>
          <w:rFonts w:hint="eastAsia"/>
        </w:rPr>
        <w:t>格式</w:t>
      </w:r>
      <w:bookmarkEnd w:id="31"/>
    </w:p>
    <w:p w:rsidR="00DA26B0"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r w:rsidR="00DA26B0">
        <w:rPr>
          <w:rFonts w:cs="宋体" w:hint="eastAsia"/>
          <w:color w:val="000000"/>
          <w:sz w:val="24"/>
        </w:rPr>
        <w:t>表示。</w:t>
      </w:r>
    </w:p>
    <w:tbl>
      <w:tblPr>
        <w:tblStyle w:val="ad"/>
        <w:tblW w:w="0" w:type="auto"/>
        <w:tblLook w:val="04A0" w:firstRow="1" w:lastRow="0" w:firstColumn="1" w:lastColumn="0" w:noHBand="0" w:noVBand="1"/>
      </w:tblPr>
      <w:tblGrid>
        <w:gridCol w:w="8607"/>
      </w:tblGrid>
      <w:tr w:rsidR="00DA26B0" w:rsidTr="00DA26B0">
        <w:tc>
          <w:tcPr>
            <w:tcW w:w="8607" w:type="dxa"/>
          </w:tcPr>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manufacture</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统一</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麻辣牛肉面</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manufacture</w:t>
            </w:r>
            <w:r w:rsidR="00F47520" w:rsidRPr="00316D2B">
              <w:rPr>
                <w:rFonts w:cs="宋体"/>
                <w:color w:val="000000"/>
                <w:sz w:val="24"/>
              </w:rPr>
              <w:t xml:space="preserve"> </w:t>
            </w:r>
            <w:r w:rsidRPr="00316D2B">
              <w:rPr>
                <w:rFonts w:cs="宋体"/>
                <w:color w:val="000000"/>
                <w:sz w:val="24"/>
              </w:rPr>
              <w:t>&gt;</w:t>
            </w:r>
            <w:r w:rsidRPr="00316D2B">
              <w:rPr>
                <w:rFonts w:cs="宋体" w:hint="eastAsia"/>
                <w:color w:val="000000"/>
                <w:sz w:val="24"/>
              </w:rPr>
              <w:t xml:space="preserve"> </w:t>
            </w:r>
          </w:p>
        </w:tc>
      </w:tr>
    </w:tbl>
    <w:p w:rsidR="008F596D" w:rsidRPr="00316D2B" w:rsidRDefault="005413E4" w:rsidP="00DA26B0">
      <w:pPr>
        <w:rPr>
          <w:rFonts w:cs="宋体"/>
          <w:color w:val="000000"/>
          <w:sz w:val="24"/>
        </w:rPr>
      </w:pPr>
      <w:r>
        <w:rPr>
          <w:rFonts w:cs="宋体" w:hint="eastAsia"/>
          <w:color w:val="000000"/>
          <w:sz w:val="24"/>
        </w:rPr>
        <w:t>XML</w:t>
      </w:r>
      <w:r w:rsidR="008F596D" w:rsidRPr="00316D2B">
        <w:rPr>
          <w:rFonts w:cs="宋体" w:hint="eastAsia"/>
          <w:color w:val="000000"/>
          <w:sz w:val="24"/>
        </w:rPr>
        <w:t>的标记均为自定义，标记成对出现，用</w:t>
      </w:r>
      <w:r w:rsidR="008F596D" w:rsidRPr="00316D2B">
        <w:rPr>
          <w:rFonts w:cs="宋体" w:hint="eastAsia"/>
          <w:color w:val="000000"/>
          <w:sz w:val="24"/>
        </w:rPr>
        <w:t>/</w:t>
      </w:r>
      <w:r w:rsidR="008F596D" w:rsidRPr="00316D2B">
        <w:rPr>
          <w:rFonts w:cs="宋体" w:hint="eastAsia"/>
          <w:color w:val="000000"/>
          <w:sz w:val="24"/>
        </w:rPr>
        <w:t>来区别</w:t>
      </w:r>
      <w:r w:rsidRPr="00316D2B">
        <w:rPr>
          <w:rFonts w:cs="宋体" w:hint="eastAsia"/>
          <w:color w:val="000000"/>
          <w:sz w:val="24"/>
        </w:rPr>
        <w:t>标记</w:t>
      </w:r>
      <w:r>
        <w:rPr>
          <w:rFonts w:cs="宋体" w:hint="eastAsia"/>
          <w:color w:val="000000"/>
          <w:sz w:val="24"/>
        </w:rPr>
        <w:t>的开始和结尾，文档整体用标记间的嵌套关系显示数据结构，因此</w:t>
      </w:r>
      <w:r w:rsidRPr="00316D2B">
        <w:rPr>
          <w:rFonts w:cs="宋体" w:hint="eastAsia"/>
          <w:color w:val="000000"/>
          <w:sz w:val="24"/>
        </w:rPr>
        <w:t>它</w:t>
      </w:r>
      <w:r>
        <w:rPr>
          <w:rFonts w:cs="宋体" w:hint="eastAsia"/>
          <w:color w:val="000000"/>
          <w:sz w:val="24"/>
        </w:rPr>
        <w:t>的</w:t>
      </w:r>
      <w:r w:rsidRPr="00316D2B">
        <w:rPr>
          <w:rFonts w:cs="宋体" w:hint="eastAsia"/>
          <w:color w:val="000000"/>
          <w:sz w:val="24"/>
        </w:rPr>
        <w:t>整体</w:t>
      </w:r>
      <w:r>
        <w:rPr>
          <w:rFonts w:cs="宋体" w:hint="eastAsia"/>
          <w:color w:val="000000"/>
          <w:sz w:val="24"/>
        </w:rPr>
        <w:t>结构</w:t>
      </w:r>
      <w:r w:rsidRPr="00316D2B">
        <w:rPr>
          <w:rFonts w:cs="宋体" w:hint="eastAsia"/>
          <w:color w:val="000000"/>
          <w:sz w:val="24"/>
        </w:rPr>
        <w:t>是树形</w:t>
      </w:r>
      <w:r w:rsidR="00232B1D">
        <w:rPr>
          <w:rFonts w:cs="宋体" w:hint="eastAsia"/>
          <w:color w:val="000000"/>
          <w:sz w:val="24"/>
        </w:rPr>
        <w:t>。</w:t>
      </w:r>
      <w:r>
        <w:rPr>
          <w:rFonts w:cs="宋体" w:hint="eastAsia"/>
          <w:color w:val="000000"/>
          <w:sz w:val="24"/>
        </w:rPr>
        <w:t>作为半</w:t>
      </w:r>
      <w:r w:rsidR="00232B1D" w:rsidRPr="00316D2B">
        <w:rPr>
          <w:rFonts w:cs="宋体" w:hint="eastAsia"/>
          <w:color w:val="000000"/>
          <w:sz w:val="24"/>
        </w:rPr>
        <w:t>结构化的文本格式</w:t>
      </w:r>
      <w:r>
        <w:rPr>
          <w:rFonts w:cs="宋体" w:hint="eastAsia"/>
          <w:color w:val="000000"/>
          <w:sz w:val="24"/>
        </w:rPr>
        <w:t>，它</w:t>
      </w:r>
      <w:r w:rsidR="00232B1D" w:rsidRPr="00316D2B">
        <w:rPr>
          <w:rFonts w:cs="宋体" w:hint="eastAsia"/>
          <w:color w:val="000000"/>
          <w:sz w:val="24"/>
        </w:rPr>
        <w:t>层次结构清晰，</w:t>
      </w:r>
      <w:r>
        <w:rPr>
          <w:rFonts w:cs="宋体" w:hint="eastAsia"/>
          <w:color w:val="000000"/>
          <w:sz w:val="24"/>
        </w:rPr>
        <w:t>方便</w:t>
      </w:r>
      <w:r w:rsidR="00232B1D" w:rsidRPr="00316D2B">
        <w:rPr>
          <w:rFonts w:cs="宋体" w:hint="eastAsia"/>
          <w:color w:val="000000"/>
          <w:sz w:val="24"/>
        </w:rPr>
        <w:t>人</w:t>
      </w:r>
      <w:r>
        <w:rPr>
          <w:rFonts w:cs="宋体" w:hint="eastAsia"/>
          <w:color w:val="000000"/>
          <w:sz w:val="24"/>
        </w:rPr>
        <w:t>的读写</w:t>
      </w:r>
      <w:r w:rsidR="00232B1D" w:rsidRPr="00316D2B">
        <w:rPr>
          <w:rFonts w:cs="宋体" w:hint="eastAsia"/>
          <w:color w:val="000000"/>
          <w:sz w:val="24"/>
        </w:rPr>
        <w:t>，</w:t>
      </w:r>
      <w:r>
        <w:rPr>
          <w:rFonts w:cs="宋体" w:hint="eastAsia"/>
          <w:color w:val="000000"/>
          <w:sz w:val="24"/>
        </w:rPr>
        <w:t>更是</w:t>
      </w:r>
      <w:r w:rsidR="00232B1D" w:rsidRPr="00316D2B">
        <w:rPr>
          <w:rFonts w:cs="宋体" w:hint="eastAsia"/>
          <w:color w:val="000000"/>
          <w:sz w:val="24"/>
        </w:rPr>
        <w:t>易于机器</w:t>
      </w:r>
      <w:r>
        <w:rPr>
          <w:rFonts w:cs="宋体" w:hint="eastAsia"/>
          <w:color w:val="000000"/>
          <w:sz w:val="24"/>
        </w:rPr>
        <w:t>的</w:t>
      </w:r>
      <w:r w:rsidR="00232B1D" w:rsidRPr="00316D2B">
        <w:rPr>
          <w:rFonts w:cs="宋体" w:hint="eastAsia"/>
          <w:color w:val="000000"/>
          <w:sz w:val="24"/>
        </w:rPr>
        <w:t>解析</w:t>
      </w:r>
      <w:r>
        <w:rPr>
          <w:rFonts w:cs="宋体" w:hint="eastAsia"/>
          <w:color w:val="000000"/>
          <w:sz w:val="24"/>
        </w:rPr>
        <w:t>和</w:t>
      </w:r>
      <w:r w:rsidR="00232B1D" w:rsidRPr="00316D2B">
        <w:rPr>
          <w:rFonts w:cs="宋体" w:hint="eastAsia"/>
          <w:color w:val="000000"/>
          <w:sz w:val="24"/>
        </w:rPr>
        <w:t>生成</w:t>
      </w:r>
      <w:r w:rsidR="00F949DD" w:rsidRPr="00316D2B">
        <w:rPr>
          <w:rFonts w:cs="宋体" w:hint="eastAsia"/>
          <w:color w:val="000000"/>
          <w:sz w:val="24"/>
        </w:rPr>
        <w:t>。</w:t>
      </w:r>
      <w:r w:rsidR="008F596D" w:rsidRPr="00316D2B">
        <w:rPr>
          <w:rFonts w:cs="宋体" w:hint="eastAsia"/>
          <w:color w:val="000000"/>
          <w:sz w:val="24"/>
        </w:rPr>
        <w:t>因</w:t>
      </w:r>
      <w:r w:rsidR="008F596D" w:rsidRPr="00316D2B">
        <w:rPr>
          <w:rFonts w:cs="宋体" w:hint="eastAsia"/>
          <w:color w:val="000000"/>
          <w:sz w:val="24"/>
        </w:rPr>
        <w:lastRenderedPageBreak/>
        <w:t>为</w:t>
      </w:r>
      <w:r>
        <w:rPr>
          <w:rFonts w:cs="宋体" w:hint="eastAsia"/>
          <w:color w:val="000000"/>
          <w:sz w:val="24"/>
        </w:rPr>
        <w:t>以上优点</w:t>
      </w:r>
      <w:r w:rsidR="008F596D" w:rsidRPr="00316D2B">
        <w:rPr>
          <w:rFonts w:cs="宋体" w:hint="eastAsia"/>
          <w:color w:val="000000"/>
          <w:sz w:val="24"/>
        </w:rPr>
        <w:t>，在出现后</w:t>
      </w:r>
      <w:r w:rsidR="00F949DD" w:rsidRPr="00316D2B">
        <w:rPr>
          <w:rFonts w:cs="宋体" w:hint="eastAsia"/>
          <w:color w:val="000000"/>
          <w:sz w:val="24"/>
        </w:rPr>
        <w:t>它</w:t>
      </w:r>
      <w:r w:rsidR="008F596D" w:rsidRPr="00316D2B">
        <w:rPr>
          <w:rFonts w:cs="宋体" w:hint="eastAsia"/>
          <w:color w:val="000000"/>
          <w:sz w:val="24"/>
        </w:rPr>
        <w:t>迅速成为了</w:t>
      </w:r>
      <w:r w:rsidR="008F596D" w:rsidRPr="00316D2B">
        <w:rPr>
          <w:rFonts w:cs="宋体" w:hint="eastAsia"/>
          <w:color w:val="000000"/>
          <w:sz w:val="24"/>
        </w:rPr>
        <w:t>W3C</w:t>
      </w:r>
      <w:r w:rsidR="008F596D" w:rsidRPr="00316D2B">
        <w:rPr>
          <w:rFonts w:cs="宋体" w:hint="eastAsia"/>
          <w:color w:val="000000"/>
          <w:sz w:val="24"/>
        </w:rPr>
        <w:t>提出的</w:t>
      </w:r>
      <w:r>
        <w:rPr>
          <w:rFonts w:cs="宋体" w:hint="eastAsia"/>
          <w:color w:val="000000"/>
          <w:sz w:val="24"/>
        </w:rPr>
        <w:t>数据传输</w:t>
      </w:r>
      <w:r w:rsidR="008F596D" w:rsidRPr="00316D2B">
        <w:rPr>
          <w:rFonts w:cs="宋体" w:hint="eastAsia"/>
          <w:color w:val="000000"/>
          <w:sz w:val="24"/>
        </w:rPr>
        <w:t>国际标准语言</w:t>
      </w:r>
      <w:r>
        <w:rPr>
          <w:rFonts w:cs="宋体" w:hint="eastAsia"/>
          <w:color w:val="000000"/>
          <w:sz w:val="24"/>
        </w:rPr>
        <w:t>，受到各种系统的广泛支持</w:t>
      </w:r>
      <w:r w:rsidR="008F596D" w:rsidRPr="00316D2B">
        <w:rPr>
          <w:rFonts w:cs="宋体" w:hint="eastAsia"/>
          <w:color w:val="000000"/>
          <w:sz w:val="24"/>
        </w:rPr>
        <w:t>。总之，</w:t>
      </w:r>
      <w:r w:rsidR="008F596D" w:rsidRPr="00316D2B">
        <w:rPr>
          <w:rFonts w:cs="宋体" w:hint="eastAsia"/>
          <w:color w:val="000000"/>
          <w:sz w:val="24"/>
        </w:rPr>
        <w:t>XML</w:t>
      </w:r>
      <w:r w:rsidR="008F596D" w:rsidRPr="00316D2B">
        <w:rPr>
          <w:rFonts w:cs="宋体" w:hint="eastAsia"/>
          <w:color w:val="000000"/>
          <w:sz w:val="24"/>
        </w:rPr>
        <w:t>易于实现，可以用灵活清晰的方式管理数据</w:t>
      </w:r>
      <w:r w:rsidR="00232B1D">
        <w:rPr>
          <w:rFonts w:cs="宋体" w:hint="eastAsia"/>
          <w:color w:val="000000"/>
          <w:sz w:val="24"/>
        </w:rPr>
        <w:t>整体结构，</w:t>
      </w:r>
      <w:r w:rsidR="00232B1D" w:rsidRPr="00316D2B">
        <w:rPr>
          <w:rFonts w:cs="宋体" w:hint="eastAsia"/>
          <w:color w:val="000000"/>
          <w:sz w:val="24"/>
        </w:rPr>
        <w:t>是一种理想的数据交换语言。</w:t>
      </w:r>
    </w:p>
    <w:p w:rsidR="00DA26B0" w:rsidRDefault="008F596D" w:rsidP="00316D2B">
      <w:pPr>
        <w:ind w:firstLine="420"/>
        <w:rPr>
          <w:rFonts w:cs="宋体"/>
          <w:color w:val="000000"/>
          <w:sz w:val="24"/>
        </w:rPr>
      </w:pPr>
      <w:r w:rsidRPr="00316D2B">
        <w:rPr>
          <w:rFonts w:cs="宋体" w:hint="eastAsia"/>
          <w:color w:val="000000"/>
          <w:sz w:val="24"/>
        </w:rPr>
        <w:t>JSON</w:t>
      </w:r>
      <w:r w:rsidR="00232B1D">
        <w:rPr>
          <w:rFonts w:cs="宋体" w:hint="eastAsia"/>
          <w:color w:val="000000"/>
          <w:sz w:val="24"/>
        </w:rPr>
        <w:t>全称</w:t>
      </w:r>
      <w:r w:rsidR="008359B9">
        <w:rPr>
          <w:rFonts w:cs="宋体" w:hint="eastAsia"/>
          <w:color w:val="000000"/>
          <w:sz w:val="24"/>
        </w:rPr>
        <w:t>JavaScript Object Notation</w:t>
      </w:r>
      <w:r w:rsidR="008359B9">
        <w:rPr>
          <w:rFonts w:cs="宋体" w:hint="eastAsia"/>
          <w:color w:val="000000"/>
          <w:sz w:val="24"/>
        </w:rPr>
        <w:t>，</w:t>
      </w:r>
      <w:r w:rsidRPr="00316D2B">
        <w:rPr>
          <w:rFonts w:cs="宋体" w:hint="eastAsia"/>
          <w:color w:val="000000"/>
          <w:sz w:val="24"/>
        </w:rPr>
        <w:t>是一种轻量级的数据交换格式。它的</w:t>
      </w:r>
      <w:proofErr w:type="gramStart"/>
      <w:r w:rsidRPr="00316D2B">
        <w:rPr>
          <w:rFonts w:cs="宋体" w:hint="eastAsia"/>
          <w:color w:val="000000"/>
          <w:sz w:val="24"/>
        </w:rPr>
        <w:t>对象</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
    <w:tbl>
      <w:tblPr>
        <w:tblStyle w:val="ad"/>
        <w:tblW w:w="0" w:type="auto"/>
        <w:tblLook w:val="04A0" w:firstRow="1" w:lastRow="0" w:firstColumn="1" w:lastColumn="0" w:noHBand="0" w:noVBand="1"/>
      </w:tblPr>
      <w:tblGrid>
        <w:gridCol w:w="8607"/>
      </w:tblGrid>
      <w:tr w:rsidR="00DA26B0" w:rsidTr="00DA26B0">
        <w:tc>
          <w:tcPr>
            <w:tcW w:w="8607" w:type="dxa"/>
          </w:tcPr>
          <w:p w:rsidR="008359B9" w:rsidRDefault="00DA26B0" w:rsidP="008359B9">
            <w:pPr>
              <w:rPr>
                <w:rFonts w:cs="宋体"/>
                <w:color w:val="000000"/>
                <w:sz w:val="24"/>
              </w:rPr>
            </w:pPr>
            <w:r>
              <w:rPr>
                <w:rFonts w:cs="宋体"/>
                <w:color w:val="000000"/>
                <w:sz w:val="24"/>
              </w:rPr>
              <w:t>{"</w:t>
            </w:r>
            <w:r w:rsidR="008359B9">
              <w:rPr>
                <w:rFonts w:cs="宋体" w:hint="eastAsia"/>
                <w:color w:val="000000"/>
                <w:sz w:val="24"/>
              </w:rPr>
              <w:t>InstantNoodle</w:t>
            </w:r>
            <w:r>
              <w:rPr>
                <w:rFonts w:cs="宋体"/>
                <w:color w:val="000000"/>
                <w:sz w:val="24"/>
              </w:rPr>
              <w:t>":</w:t>
            </w:r>
          </w:p>
          <w:p w:rsidR="008359B9" w:rsidRDefault="00DA26B0" w:rsidP="008359B9">
            <w:pPr>
              <w:rPr>
                <w:rFonts w:cs="宋体"/>
                <w:color w:val="000000"/>
                <w:sz w:val="24"/>
              </w:rPr>
            </w:pPr>
            <w:r>
              <w:rPr>
                <w:rFonts w:cs="宋体"/>
                <w:color w:val="000000"/>
                <w:sz w:val="24"/>
              </w:rPr>
              <w:t>[</w:t>
            </w:r>
            <w:r>
              <w:rPr>
                <w:rFonts w:cs="宋体" w:hint="eastAsia"/>
                <w:color w:val="000000"/>
                <w:sz w:val="24"/>
              </w:rPr>
              <w:t>{</w:t>
            </w:r>
            <w:r>
              <w:rPr>
                <w:rFonts w:cs="宋体"/>
                <w:color w:val="000000"/>
                <w:sz w:val="24"/>
              </w:rPr>
              <w:t>"</w:t>
            </w:r>
            <w:r w:rsidR="008359B9">
              <w:rPr>
                <w:rFonts w:cs="宋体" w:hint="eastAsia"/>
                <w:color w:val="000000"/>
                <w:sz w:val="24"/>
              </w:rPr>
              <w:t>name</w:t>
            </w:r>
            <w:r>
              <w:rPr>
                <w:rFonts w:cs="宋体"/>
                <w:color w:val="000000"/>
                <w:sz w:val="24"/>
              </w:rPr>
              <w:t>":</w:t>
            </w:r>
            <w:r w:rsidRPr="00316D2B">
              <w:rPr>
                <w:rFonts w:cs="宋体"/>
                <w:color w:val="000000"/>
                <w:sz w:val="24"/>
              </w:rPr>
              <w:t>"</w:t>
            </w:r>
            <w:r w:rsidR="008359B9">
              <w:rPr>
                <w:rFonts w:cs="宋体" w:hint="eastAsia"/>
                <w:color w:val="000000"/>
                <w:sz w:val="24"/>
              </w:rPr>
              <w:t>麻辣</w:t>
            </w:r>
            <w:r w:rsidR="008359B9">
              <w:rPr>
                <w:rFonts w:cs="宋体"/>
                <w:color w:val="000000"/>
                <w:sz w:val="24"/>
              </w:rPr>
              <w:t>牛肉面</w:t>
            </w:r>
            <w:r>
              <w:rPr>
                <w:rFonts w:cs="宋体"/>
                <w:color w:val="000000"/>
                <w:sz w:val="24"/>
              </w:rPr>
              <w:t>","</w:t>
            </w:r>
            <w:r w:rsidR="008359B9">
              <w:rPr>
                <w:rFonts w:cs="宋体" w:hint="eastAsia"/>
                <w:color w:val="000000"/>
                <w:sz w:val="24"/>
              </w:rPr>
              <w:t>id</w:t>
            </w:r>
            <w:r>
              <w:rPr>
                <w:rFonts w:cs="宋体"/>
                <w:color w:val="000000"/>
                <w:sz w:val="24"/>
              </w:rPr>
              <w:t>":"</w:t>
            </w:r>
            <w:r w:rsidR="008359B9">
              <w:rPr>
                <w:rFonts w:cs="宋体" w:hint="eastAsia"/>
                <w:color w:val="000000"/>
                <w:sz w:val="24"/>
              </w:rPr>
              <w:t>1001</w:t>
            </w:r>
            <w:r>
              <w:rPr>
                <w:rFonts w:cs="宋体"/>
                <w:color w:val="000000"/>
                <w:sz w:val="24"/>
              </w:rPr>
              <w:t>"},</w:t>
            </w:r>
            <w:r w:rsidRPr="00316D2B">
              <w:rPr>
                <w:rFonts w:cs="宋体"/>
                <w:color w:val="000000"/>
                <w:sz w:val="24"/>
              </w:rPr>
              <w:t>{"</w:t>
            </w:r>
            <w:r w:rsidR="008359B9">
              <w:rPr>
                <w:rFonts w:cs="宋体" w:hint="eastAsia"/>
                <w:color w:val="000000"/>
                <w:sz w:val="24"/>
              </w:rPr>
              <w:t>name</w:t>
            </w:r>
            <w:r w:rsidRPr="00316D2B">
              <w:rPr>
                <w:rFonts w:cs="宋体"/>
                <w:color w:val="000000"/>
                <w:sz w:val="24"/>
              </w:rPr>
              <w:t>":"</w:t>
            </w:r>
            <w:proofErr w:type="gramStart"/>
            <w:r w:rsidR="008359B9">
              <w:rPr>
                <w:rFonts w:cs="宋体" w:hint="eastAsia"/>
                <w:color w:val="000000"/>
                <w:sz w:val="24"/>
              </w:rPr>
              <w:t>豚</w:t>
            </w:r>
            <w:proofErr w:type="gramEnd"/>
            <w:r w:rsidR="008359B9">
              <w:rPr>
                <w:rFonts w:cs="宋体" w:hint="eastAsia"/>
                <w:color w:val="000000"/>
                <w:sz w:val="24"/>
              </w:rPr>
              <w:t>骨拉面</w:t>
            </w:r>
            <w:r w:rsidRPr="00316D2B">
              <w:rPr>
                <w:rFonts w:cs="宋体"/>
                <w:color w:val="000000"/>
                <w:sz w:val="24"/>
              </w:rPr>
              <w:t>","</w:t>
            </w:r>
            <w:r w:rsidR="008359B9">
              <w:rPr>
                <w:rFonts w:cs="宋体" w:hint="eastAsia"/>
                <w:color w:val="000000"/>
                <w:sz w:val="24"/>
              </w:rPr>
              <w:t>id</w:t>
            </w:r>
            <w:r w:rsidRPr="00316D2B">
              <w:rPr>
                <w:rFonts w:cs="宋体"/>
                <w:color w:val="000000"/>
                <w:sz w:val="24"/>
              </w:rPr>
              <w:t>":"</w:t>
            </w:r>
            <w:r w:rsidR="008359B9">
              <w:rPr>
                <w:rFonts w:cs="宋体" w:hint="eastAsia"/>
                <w:color w:val="000000"/>
                <w:sz w:val="24"/>
              </w:rPr>
              <w:t>1002</w:t>
            </w:r>
            <w:r w:rsidRPr="00316D2B">
              <w:rPr>
                <w:rFonts w:cs="宋体"/>
                <w:color w:val="000000"/>
                <w:sz w:val="24"/>
              </w:rPr>
              <w:t>"}]</w:t>
            </w:r>
          </w:p>
          <w:p w:rsidR="00DA26B0" w:rsidRDefault="00DA26B0" w:rsidP="008359B9">
            <w:pPr>
              <w:rPr>
                <w:rFonts w:cs="宋体"/>
                <w:color w:val="000000"/>
                <w:sz w:val="24"/>
              </w:rPr>
            </w:pPr>
            <w:r w:rsidRPr="00316D2B">
              <w:rPr>
                <w:rFonts w:cs="宋体"/>
                <w:color w:val="000000"/>
                <w:sz w:val="24"/>
              </w:rPr>
              <w:t>}</w:t>
            </w:r>
          </w:p>
        </w:tc>
      </w:tr>
    </w:tbl>
    <w:p w:rsidR="008F596D" w:rsidRPr="00316D2B" w:rsidRDefault="00232B1D" w:rsidP="00232B1D">
      <w:pPr>
        <w:ind w:firstLine="420"/>
        <w:rPr>
          <w:rFonts w:cs="宋体"/>
          <w:color w:val="000000"/>
          <w:sz w:val="24"/>
        </w:rPr>
      </w:pPr>
      <w:r>
        <w:rPr>
          <w:rFonts w:cs="宋体" w:hint="eastAsia"/>
          <w:color w:val="000000"/>
          <w:sz w:val="24"/>
        </w:rPr>
        <w:t>JSON</w:t>
      </w:r>
      <w:r>
        <w:rPr>
          <w:rFonts w:cs="宋体" w:hint="eastAsia"/>
          <w:color w:val="000000"/>
          <w:sz w:val="24"/>
        </w:rPr>
        <w:t>与</w:t>
      </w:r>
      <w:r w:rsidR="008F596D" w:rsidRPr="00316D2B">
        <w:rPr>
          <w:rFonts w:cs="宋体" w:hint="eastAsia"/>
          <w:color w:val="000000"/>
          <w:sz w:val="24"/>
        </w:rPr>
        <w:t>XML</w:t>
      </w:r>
      <w:r w:rsidR="008F596D" w:rsidRPr="00316D2B">
        <w:rPr>
          <w:rFonts w:cs="宋体"/>
          <w:color w:val="000000"/>
          <w:sz w:val="24"/>
        </w:rPr>
        <w:t>的定位非常相近</w:t>
      </w:r>
      <w:r w:rsidR="008F596D" w:rsidRPr="00316D2B">
        <w:rPr>
          <w:rFonts w:cs="宋体" w:hint="eastAsia"/>
          <w:color w:val="000000"/>
          <w:sz w:val="24"/>
        </w:rPr>
        <w:t>，</w:t>
      </w:r>
      <w:r w:rsidR="008F596D" w:rsidRPr="00316D2B">
        <w:rPr>
          <w:rFonts w:cs="宋体"/>
          <w:color w:val="000000"/>
          <w:sz w:val="24"/>
        </w:rPr>
        <w:t>都是一种数据交换格式</w:t>
      </w:r>
      <w:r w:rsidR="008F596D" w:rsidRPr="00316D2B">
        <w:rPr>
          <w:rFonts w:cs="宋体" w:hint="eastAsia"/>
          <w:color w:val="000000"/>
          <w:sz w:val="24"/>
        </w:rPr>
        <w:t>，</w:t>
      </w:r>
      <w:r w:rsidR="008F596D" w:rsidRPr="00316D2B">
        <w:rPr>
          <w:rFonts w:cs="宋体"/>
          <w:color w:val="000000"/>
          <w:sz w:val="24"/>
        </w:rPr>
        <w:t>都使用结构化方法来标记数据</w:t>
      </w:r>
      <w:r w:rsidR="008F596D" w:rsidRPr="00316D2B">
        <w:rPr>
          <w:rFonts w:cs="宋体" w:hint="eastAsia"/>
          <w:color w:val="000000"/>
          <w:sz w:val="24"/>
        </w:rPr>
        <w:t>。</w:t>
      </w:r>
      <w:r>
        <w:rPr>
          <w:rFonts w:cs="宋体" w:hint="eastAsia"/>
          <w:color w:val="000000"/>
          <w:sz w:val="24"/>
        </w:rPr>
        <w:t>但</w:t>
      </w:r>
      <w:r w:rsidR="008F596D" w:rsidRPr="00316D2B">
        <w:rPr>
          <w:rFonts w:cs="宋体" w:hint="eastAsia"/>
          <w:color w:val="000000"/>
          <w:sz w:val="24"/>
        </w:rPr>
        <w:t>JSON</w:t>
      </w:r>
      <w:r w:rsidR="008F596D" w:rsidRPr="00316D2B">
        <w:rPr>
          <w:rFonts w:cs="宋体" w:hint="eastAsia"/>
          <w:color w:val="000000"/>
          <w:sz w:val="24"/>
        </w:rPr>
        <w:t>在</w:t>
      </w:r>
      <w:proofErr w:type="spellStart"/>
      <w:r w:rsidR="008F596D" w:rsidRPr="00316D2B">
        <w:rPr>
          <w:rFonts w:cs="宋体"/>
          <w:color w:val="000000"/>
          <w:sz w:val="24"/>
        </w:rPr>
        <w:t>Javascript</w:t>
      </w:r>
      <w:proofErr w:type="spellEnd"/>
      <w:r w:rsidR="008F596D" w:rsidRPr="00316D2B">
        <w:rPr>
          <w:rFonts w:cs="宋体" w:hint="eastAsia"/>
          <w:color w:val="000000"/>
          <w:sz w:val="24"/>
        </w:rPr>
        <w:t>场景下更合适</w:t>
      </w:r>
      <w:r>
        <w:rPr>
          <w:rFonts w:cs="宋体" w:hint="eastAsia"/>
          <w:color w:val="000000"/>
          <w:sz w:val="24"/>
        </w:rPr>
        <w:t>，更适用于</w:t>
      </w:r>
      <w:r>
        <w:rPr>
          <w:rFonts w:cs="宋体" w:hint="eastAsia"/>
          <w:color w:val="000000"/>
          <w:sz w:val="24"/>
        </w:rPr>
        <w:t>web</w:t>
      </w:r>
      <w:r>
        <w:rPr>
          <w:rFonts w:cs="宋体" w:hint="eastAsia"/>
          <w:color w:val="000000"/>
          <w:sz w:val="24"/>
        </w:rPr>
        <w:t>端</w:t>
      </w:r>
      <w:r w:rsidR="008F596D" w:rsidRPr="00316D2B">
        <w:rPr>
          <w:rFonts w:cs="宋体" w:hint="eastAsia"/>
          <w:color w:val="000000"/>
          <w:sz w:val="24"/>
        </w:rPr>
        <w:t>；</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 xml:space="preserve">xml </w:t>
      </w:r>
      <w:r>
        <w:rPr>
          <w:rFonts w:cs="宋体" w:hint="eastAsia"/>
          <w:color w:val="000000"/>
          <w:sz w:val="24"/>
        </w:rPr>
        <w:t>，可以提升网络传输效率。但</w:t>
      </w:r>
      <w:r>
        <w:rPr>
          <w:rFonts w:cs="宋体" w:hint="eastAsia"/>
          <w:color w:val="000000"/>
          <w:sz w:val="24"/>
        </w:rPr>
        <w:t>JSON</w:t>
      </w:r>
      <w:r>
        <w:rPr>
          <w:rFonts w:cs="宋体" w:hint="eastAsia"/>
          <w:color w:val="000000"/>
          <w:sz w:val="24"/>
        </w:rPr>
        <w:t>不像</w:t>
      </w:r>
      <w:r>
        <w:rPr>
          <w:rFonts w:cs="宋体" w:hint="eastAsia"/>
          <w:color w:val="000000"/>
          <w:sz w:val="24"/>
        </w:rPr>
        <w:t>XML</w:t>
      </w:r>
      <w:r>
        <w:rPr>
          <w:rFonts w:cs="宋体" w:hint="eastAsia"/>
          <w:color w:val="000000"/>
          <w:sz w:val="24"/>
        </w:rPr>
        <w:t>有清晰的结构，所以它</w:t>
      </w:r>
      <w:r w:rsidR="008F596D" w:rsidRPr="00316D2B">
        <w:rPr>
          <w:rFonts w:cs="宋体" w:hint="eastAsia"/>
          <w:color w:val="000000"/>
          <w:sz w:val="24"/>
        </w:rPr>
        <w:t>在事先知道数据结构下非常方便，但如果不知道结构，则费时费力。在选取使用的格式时，应根据具体情况进行选择。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32" w:name="_Toc515297386"/>
      <w:r>
        <w:rPr>
          <w:rFonts w:hint="eastAsia"/>
        </w:rPr>
        <w:t>Excel（txt）格式转XML（</w:t>
      </w:r>
      <w:proofErr w:type="spellStart"/>
      <w:r>
        <w:rPr>
          <w:rFonts w:hint="eastAsia"/>
        </w:rPr>
        <w:t>json</w:t>
      </w:r>
      <w:proofErr w:type="spellEnd"/>
      <w:r>
        <w:rPr>
          <w:rFonts w:hint="eastAsia"/>
        </w:rPr>
        <w:t>）</w:t>
      </w:r>
      <w:bookmarkEnd w:id="32"/>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w:t>
      </w:r>
      <w:r w:rsidR="00232B1D">
        <w:rPr>
          <w:rFonts w:cs="宋体" w:hint="eastAsia"/>
          <w:color w:val="000000"/>
          <w:sz w:val="24"/>
        </w:rPr>
        <w:t>1</w:t>
      </w:r>
      <w:r w:rsidR="00232B1D">
        <w:rPr>
          <w:rFonts w:cs="宋体" w:hint="eastAsia"/>
          <w:color w:val="000000"/>
          <w:sz w:val="24"/>
        </w:rPr>
        <w:t>：</w:t>
      </w:r>
      <w:r w:rsidRPr="00316D2B">
        <w:rPr>
          <w:rFonts w:cs="宋体" w:hint="eastAsia"/>
          <w:color w:val="000000"/>
          <w:sz w:val="24"/>
        </w:rPr>
        <w:t>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00232B1D">
        <w:rPr>
          <w:rFonts w:cs="宋体" w:hint="eastAsia"/>
          <w:color w:val="000000"/>
          <w:sz w:val="24"/>
        </w:rPr>
        <w:t>文件</w:t>
      </w:r>
      <w:r w:rsidR="00330EEE">
        <w:rPr>
          <w:rFonts w:cs="宋体" w:hint="eastAsia"/>
          <w:color w:val="000000"/>
          <w:sz w:val="24"/>
        </w:rPr>
        <w:t>或者直接另存为</w:t>
      </w:r>
      <w:r w:rsidR="00330EEE">
        <w:rPr>
          <w:rFonts w:cs="宋体" w:hint="eastAsia"/>
          <w:color w:val="000000"/>
          <w:sz w:val="24"/>
        </w:rPr>
        <w:t>xml</w:t>
      </w:r>
      <w:r w:rsidR="00330EEE">
        <w:rPr>
          <w:rFonts w:cs="宋体" w:hint="eastAsia"/>
          <w:color w:val="000000"/>
          <w:sz w:val="24"/>
        </w:rPr>
        <w:t>格式</w:t>
      </w:r>
      <w:r w:rsidR="00232B1D">
        <w:rPr>
          <w:rFonts w:cs="宋体" w:hint="eastAsia"/>
          <w:color w:val="000000"/>
          <w:sz w:val="24"/>
        </w:rPr>
        <w:t>。</w:t>
      </w:r>
      <w:r w:rsidR="00232B1D">
        <w:rPr>
          <w:rFonts w:cs="宋体" w:hint="eastAsia"/>
          <w:color w:val="000000"/>
          <w:sz w:val="24"/>
        </w:rPr>
        <w:t>2</w:t>
      </w:r>
      <w:r w:rsidR="00232B1D">
        <w:rPr>
          <w:rFonts w:cs="宋体" w:hint="eastAsia"/>
          <w:color w:val="000000"/>
          <w:sz w:val="24"/>
        </w:rPr>
        <w:t>：</w:t>
      </w:r>
      <w:r w:rsidR="005413E4" w:rsidRPr="00316D2B">
        <w:rPr>
          <w:rFonts w:cs="宋体" w:hint="eastAsia"/>
          <w:color w:val="000000"/>
          <w:sz w:val="24"/>
        </w:rPr>
        <w:t>用</w:t>
      </w:r>
      <w:r w:rsidR="005413E4" w:rsidRPr="00316D2B">
        <w:rPr>
          <w:rFonts w:cs="宋体" w:hint="eastAsia"/>
          <w:color w:val="000000"/>
          <w:sz w:val="24"/>
        </w:rPr>
        <w:t>MySQL</w:t>
      </w:r>
      <w:r w:rsidR="005413E4" w:rsidRPr="00316D2B">
        <w:rPr>
          <w:rFonts w:cs="宋体" w:hint="eastAsia"/>
          <w:color w:val="000000"/>
          <w:sz w:val="24"/>
        </w:rPr>
        <w:t>，</w:t>
      </w:r>
      <w:proofErr w:type="spellStart"/>
      <w:r w:rsidR="005413E4">
        <w:rPr>
          <w:rFonts w:cs="宋体" w:hint="eastAsia"/>
          <w:color w:val="000000"/>
          <w:sz w:val="24"/>
        </w:rPr>
        <w:t>SQLS</w:t>
      </w:r>
      <w:r w:rsidR="005413E4" w:rsidRPr="00316D2B">
        <w:rPr>
          <w:rFonts w:cs="宋体" w:hint="eastAsia"/>
          <w:color w:val="000000"/>
          <w:sz w:val="24"/>
        </w:rPr>
        <w:t>erver</w:t>
      </w:r>
      <w:proofErr w:type="spellEnd"/>
      <w:r w:rsidR="005413E4" w:rsidRPr="00316D2B">
        <w:rPr>
          <w:rFonts w:cs="宋体" w:hint="eastAsia"/>
          <w:color w:val="000000"/>
          <w:sz w:val="24"/>
        </w:rPr>
        <w:t>等功能齐全的数据库里</w:t>
      </w:r>
      <w:r w:rsidR="005413E4">
        <w:rPr>
          <w:rFonts w:cs="宋体" w:hint="eastAsia"/>
          <w:color w:val="000000"/>
          <w:sz w:val="24"/>
        </w:rPr>
        <w:t>所</w:t>
      </w:r>
      <w:r w:rsidR="005413E4" w:rsidRPr="00316D2B">
        <w:rPr>
          <w:rFonts w:cs="宋体" w:hint="eastAsia"/>
          <w:color w:val="000000"/>
          <w:sz w:val="24"/>
        </w:rPr>
        <w:t>包含的</w:t>
      </w:r>
      <w:r w:rsidR="005413E4" w:rsidRPr="00316D2B">
        <w:rPr>
          <w:rFonts w:cs="宋体" w:hint="eastAsia"/>
          <w:color w:val="000000"/>
          <w:sz w:val="24"/>
        </w:rPr>
        <w:t>excel</w:t>
      </w:r>
      <w:r w:rsidR="005413E4" w:rsidRPr="00316D2B">
        <w:rPr>
          <w:rFonts w:cs="宋体" w:hint="eastAsia"/>
          <w:color w:val="000000"/>
          <w:sz w:val="24"/>
        </w:rPr>
        <w:t>文件导入导出功能。</w:t>
      </w:r>
      <w:r w:rsidR="005413E4">
        <w:rPr>
          <w:rFonts w:cs="宋体" w:hint="eastAsia"/>
          <w:color w:val="000000"/>
          <w:sz w:val="24"/>
        </w:rPr>
        <w:t xml:space="preserve"> </w:t>
      </w:r>
      <w:r w:rsidR="00232B1D">
        <w:rPr>
          <w:rFonts w:cs="宋体" w:hint="eastAsia"/>
          <w:color w:val="000000"/>
          <w:sz w:val="24"/>
        </w:rPr>
        <w:t>3</w:t>
      </w:r>
      <w:r w:rsidR="00232B1D">
        <w:rPr>
          <w:rFonts w:cs="宋体" w:hint="eastAsia"/>
          <w:color w:val="000000"/>
          <w:sz w:val="24"/>
        </w:rPr>
        <w:t>：</w:t>
      </w:r>
      <w:r w:rsidR="00330EEE">
        <w:rPr>
          <w:rFonts w:cs="宋体" w:hint="eastAsia"/>
          <w:color w:val="000000"/>
          <w:sz w:val="24"/>
        </w:rPr>
        <w:t>可以在</w:t>
      </w:r>
      <w:r w:rsidR="005413E4" w:rsidRPr="00316D2B">
        <w:rPr>
          <w:rFonts w:cs="宋体" w:hint="eastAsia"/>
          <w:color w:val="000000"/>
          <w:sz w:val="24"/>
        </w:rPr>
        <w:t>头文件加</w:t>
      </w:r>
      <w:proofErr w:type="gramStart"/>
      <w:r w:rsidR="005413E4" w:rsidRPr="00316D2B">
        <w:rPr>
          <w:rFonts w:cs="宋体"/>
          <w:color w:val="000000"/>
          <w:sz w:val="24"/>
        </w:rPr>
        <w:t>”</w:t>
      </w:r>
      <w:proofErr w:type="gramEnd"/>
      <w:r w:rsidR="005413E4" w:rsidRPr="00316D2B">
        <w:rPr>
          <w:rFonts w:cs="宋体"/>
          <w:color w:val="000000"/>
          <w:sz w:val="24"/>
        </w:rPr>
        <w:t xml:space="preserve"> application/vnd.ms-excel</w:t>
      </w:r>
      <w:proofErr w:type="gramStart"/>
      <w:r w:rsidR="005413E4" w:rsidRPr="00316D2B">
        <w:rPr>
          <w:rFonts w:cs="宋体"/>
          <w:color w:val="000000"/>
          <w:sz w:val="24"/>
        </w:rPr>
        <w:t>”</w:t>
      </w:r>
      <w:proofErr w:type="gramEnd"/>
      <w:r w:rsidR="00330EEE">
        <w:rPr>
          <w:rFonts w:cs="宋体" w:hint="eastAsia"/>
          <w:color w:val="000000"/>
          <w:sz w:val="24"/>
        </w:rPr>
        <w:t>，以方便</w:t>
      </w:r>
      <w:r w:rsidR="00330EEE">
        <w:rPr>
          <w:rFonts w:cs="宋体" w:hint="eastAsia"/>
          <w:color w:val="000000"/>
          <w:sz w:val="24"/>
        </w:rPr>
        <w:t>web</w:t>
      </w:r>
      <w:r w:rsidR="00330EEE">
        <w:rPr>
          <w:rFonts w:cs="宋体" w:hint="eastAsia"/>
          <w:color w:val="000000"/>
          <w:sz w:val="24"/>
        </w:rPr>
        <w:t>端的显示</w:t>
      </w:r>
      <w:r w:rsidR="005413E4" w:rsidRPr="00316D2B">
        <w:rPr>
          <w:rFonts w:cs="宋体" w:hint="eastAsia"/>
          <w:color w:val="000000"/>
          <w:sz w:val="24"/>
        </w:rPr>
        <w:t>。</w:t>
      </w:r>
      <w:r w:rsidR="00AF3BB5">
        <w:rPr>
          <w:rFonts w:cs="宋体" w:hint="eastAsia"/>
          <w:color w:val="000000"/>
          <w:sz w:val="24"/>
        </w:rPr>
        <w:t>二：写代码</w:t>
      </w:r>
      <w:r w:rsidRPr="00316D2B">
        <w:rPr>
          <w:rFonts w:cs="宋体" w:hint="eastAsia"/>
          <w:color w:val="000000"/>
          <w:sz w:val="24"/>
        </w:rPr>
        <w:t>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p w:rsidR="00265B38" w:rsidRDefault="00265B38"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color w:val="000000"/>
                <w:sz w:val="24"/>
              </w:rPr>
              <w:lastRenderedPageBreak/>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265B38" w:rsidRDefault="00265B38"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436C82">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436C82"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7912D9"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p w:rsidR="00265B38" w:rsidRDefault="00265B38" w:rsidP="008F596D">
      <w:pPr>
        <w:rPr>
          <w:rFonts w:cs="宋体"/>
          <w:color w:val="000000"/>
          <w:sz w:val="24"/>
        </w:rPr>
      </w:pPr>
    </w:p>
    <w:p w:rsidR="00265B38" w:rsidRDefault="00265B38" w:rsidP="008F596D">
      <w:pPr>
        <w:rPr>
          <w:rFonts w:cs="宋体"/>
          <w:color w:val="000000"/>
          <w:sz w:val="24"/>
        </w:rPr>
      </w:pPr>
    </w:p>
    <w:p w:rsidR="00265B38" w:rsidRDefault="00265B38" w:rsidP="008F596D">
      <w:pPr>
        <w:rPr>
          <w:rFonts w:cs="宋体"/>
          <w:color w:val="000000"/>
          <w:sz w:val="24"/>
        </w:rPr>
      </w:pPr>
    </w:p>
    <w:p w:rsidR="00265B38" w:rsidRDefault="00265B38"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lastRenderedPageBreak/>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Pr="00E43B26" w:rsidRDefault="008F596D" w:rsidP="00436C82">
      <w:pPr>
        <w:pStyle w:val="wxy0"/>
      </w:pPr>
      <w:r>
        <w:rPr>
          <w:rFonts w:hint="eastAsia"/>
        </w:rPr>
        <w:t>这里</w:t>
      </w:r>
      <w:r w:rsidR="00436C82">
        <w:rPr>
          <w:rFonts w:hint="eastAsia"/>
        </w:rPr>
        <w:t>可以提出思路</w:t>
      </w:r>
      <w:proofErr w:type="gramStart"/>
      <w:r w:rsidR="00436C82">
        <w:rPr>
          <w:rFonts w:hint="eastAsia"/>
        </w:rPr>
        <w:t>一</w:t>
      </w:r>
      <w:proofErr w:type="gramEnd"/>
      <w:r w:rsidR="00436C82">
        <w:rPr>
          <w:rFonts w:hint="eastAsia"/>
        </w:rPr>
        <w:t>，</w:t>
      </w:r>
      <w:r>
        <w:rPr>
          <w:rFonts w:hint="eastAsia"/>
        </w:rPr>
        <w:t>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w:t>
      </w:r>
      <w:r w:rsidR="00436C82">
        <w:rPr>
          <w:rFonts w:hint="eastAsia"/>
        </w:rPr>
        <w:t>处理</w:t>
      </w:r>
      <w:r w:rsidR="00564FDF">
        <w:rPr>
          <w:rFonts w:hint="eastAsia"/>
        </w:rPr>
        <w:t>代偿到人工上，因为我们需要假设上传的数据文件夹自带人工整理的</w:t>
      </w:r>
      <w:r w:rsidR="00436C82">
        <w:rPr>
          <w:rFonts w:hint="eastAsia"/>
        </w:rPr>
        <w:t>、正确的配置文件，而人工整理往往成本高，错误率高，所以这个思路并不完美。</w:t>
      </w:r>
      <w:r w:rsidR="00564FDF">
        <w:rPr>
          <w:rFonts w:hint="eastAsia"/>
        </w:rPr>
        <w:t>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8F596D" w:rsidRDefault="008F596D" w:rsidP="008F596D">
      <w:pPr>
        <w:pStyle w:val="2"/>
        <w:spacing w:before="120" w:after="120"/>
      </w:pPr>
      <w:bookmarkStart w:id="33" w:name="_Toc515297387"/>
      <w:r>
        <w:rPr>
          <w:rFonts w:hint="eastAsia"/>
        </w:rPr>
        <w:lastRenderedPageBreak/>
        <w:t>本章小结</w:t>
      </w:r>
      <w:bookmarkEnd w:id="33"/>
    </w:p>
    <w:p w:rsidR="008F596D" w:rsidRDefault="008F596D" w:rsidP="008F596D">
      <w:pPr>
        <w:pStyle w:val="wxy0"/>
      </w:pPr>
      <w:r>
        <w:rPr>
          <w:rFonts w:hint="eastAsia"/>
        </w:rPr>
        <w:t>在本章，我们分析了</w:t>
      </w:r>
      <w:r w:rsidR="000C1713">
        <w:rPr>
          <w:rFonts w:hint="eastAsia"/>
        </w:rPr>
        <w:t>食品领域</w:t>
      </w:r>
      <w:r>
        <w:rPr>
          <w:rFonts w:hint="eastAsia"/>
        </w:rPr>
        <w:t>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sidR="00436C82">
        <w:rPr>
          <w:rFonts w:hint="eastAsia"/>
        </w:rPr>
        <w:t>半数据结构</w:t>
      </w:r>
      <w:r>
        <w:rPr>
          <w:rFonts w:hint="eastAsia"/>
        </w:rPr>
        <w:t>为数据交换和存取提供了便捷，在开发项目中，我们应该结合具体情况分析，选用最合适的方法。在第三章的数据存储中，我们假定的数据</w:t>
      </w:r>
      <w:r w:rsidR="00AF3BB5">
        <w:rPr>
          <w:rFonts w:hint="eastAsia"/>
        </w:rPr>
        <w:t>源格式</w:t>
      </w:r>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34" w:name="_Toc515297388"/>
      <w:r>
        <w:rPr>
          <w:rFonts w:hint="eastAsia"/>
        </w:rPr>
        <w:lastRenderedPageBreak/>
        <w:t>数据存储</w:t>
      </w:r>
      <w:r w:rsidR="00C556FC">
        <w:rPr>
          <w:rFonts w:hint="eastAsia"/>
        </w:rPr>
        <w:t>方案</w:t>
      </w:r>
      <w:bookmarkEnd w:id="34"/>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35" w:name="_Toc515297389"/>
      <w:r>
        <w:rPr>
          <w:rFonts w:hint="eastAsia"/>
        </w:rPr>
        <w:t>多种数据库概述</w:t>
      </w:r>
      <w:bookmarkEnd w:id="35"/>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分别以网状和分层的数据结构为基础，初步解决了数据的集中和共享问题。但它们逻辑独立性差，可移植性低，使用繁琐。第二代数据库为关系型数据库。第三代是新型数据库，主要指各种</w:t>
      </w:r>
      <w:r w:rsidR="00232B1D">
        <w:rPr>
          <w:rFonts w:cs="宋体" w:hint="eastAsia"/>
          <w:color w:val="000000"/>
          <w:sz w:val="24"/>
        </w:rPr>
        <w:t>NOSQL</w:t>
      </w:r>
      <w:r w:rsidRPr="00925B9E">
        <w:rPr>
          <w:rFonts w:cs="宋体" w:hint="eastAsia"/>
          <w:color w:val="000000"/>
          <w:sz w:val="24"/>
        </w:rPr>
        <w:t>数据库。</w:t>
      </w:r>
      <w:r w:rsidR="00232B1D">
        <w:rPr>
          <w:rFonts w:cs="宋体" w:hint="eastAsia"/>
          <w:color w:val="000000"/>
          <w:sz w:val="24"/>
        </w:rPr>
        <w:t>NOSQL</w:t>
      </w:r>
      <w:r w:rsidR="00232B1D">
        <w:rPr>
          <w:rFonts w:cs="宋体" w:hint="eastAsia"/>
          <w:color w:val="000000"/>
          <w:sz w:val="24"/>
        </w:rPr>
        <w:t>数据库主要有四种，列数据库，键值数据库，文档型数据库，图数据库。</w:t>
      </w:r>
      <w:r w:rsidRPr="00925B9E">
        <w:rPr>
          <w:rFonts w:cs="宋体" w:hint="eastAsia"/>
          <w:color w:val="000000"/>
          <w:sz w:val="24"/>
        </w:rPr>
        <w:t>以下我们将结合第二代和</w:t>
      </w:r>
      <w:r w:rsidR="00232B1D">
        <w:rPr>
          <w:rFonts w:cs="宋体" w:hint="eastAsia"/>
          <w:color w:val="000000"/>
          <w:sz w:val="24"/>
        </w:rPr>
        <w:t>部分</w:t>
      </w:r>
      <w:r w:rsidRPr="00925B9E">
        <w:rPr>
          <w:rFonts w:cs="宋体" w:hint="eastAsia"/>
          <w:color w:val="000000"/>
          <w:sz w:val="24"/>
        </w:rPr>
        <w:t>第三代数据库</w:t>
      </w:r>
      <w:r w:rsidR="00232B1D">
        <w:rPr>
          <w:rFonts w:cs="宋体" w:hint="eastAsia"/>
          <w:color w:val="000000"/>
          <w:sz w:val="24"/>
        </w:rPr>
        <w:t>，</w:t>
      </w:r>
      <w:r w:rsidRPr="00925B9E">
        <w:rPr>
          <w:rFonts w:cs="宋体" w:hint="eastAsia"/>
          <w:color w:val="000000"/>
          <w:sz w:val="24"/>
        </w:rPr>
        <w:t>分析</w:t>
      </w:r>
      <w:r w:rsidR="000C1713">
        <w:rPr>
          <w:rFonts w:cs="宋体" w:hint="eastAsia"/>
          <w:color w:val="000000"/>
          <w:sz w:val="24"/>
        </w:rPr>
        <w:t>食品领域</w:t>
      </w:r>
      <w:r w:rsidRPr="00925B9E">
        <w:rPr>
          <w:rFonts w:cs="宋体" w:hint="eastAsia"/>
          <w:color w:val="000000"/>
          <w:sz w:val="24"/>
        </w:rPr>
        <w:t>下的数据</w:t>
      </w:r>
      <w:r w:rsidR="00232B1D">
        <w:rPr>
          <w:rFonts w:cs="宋体" w:hint="eastAsia"/>
          <w:color w:val="000000"/>
          <w:sz w:val="24"/>
        </w:rPr>
        <w:t>存储</w:t>
      </w:r>
      <w:r w:rsidRPr="00925B9E">
        <w:rPr>
          <w:rFonts w:cs="宋体" w:hint="eastAsia"/>
          <w:color w:val="000000"/>
          <w:sz w:val="24"/>
        </w:rPr>
        <w:t>设计。</w:t>
      </w:r>
    </w:p>
    <w:p w:rsidR="00577A00" w:rsidRDefault="00DD6169" w:rsidP="00577A00">
      <w:pPr>
        <w:pStyle w:val="2"/>
        <w:spacing w:before="120" w:after="120"/>
      </w:pPr>
      <w:bookmarkStart w:id="36" w:name="_Toc515297390"/>
      <w:r>
        <w:rPr>
          <w:rFonts w:hint="eastAsia"/>
        </w:rPr>
        <w:t>关系型数据库</w:t>
      </w:r>
      <w:bookmarkEnd w:id="36"/>
    </w:p>
    <w:p w:rsidR="00D76D16" w:rsidRPr="00D76D16" w:rsidRDefault="00D76D16" w:rsidP="00D76D16">
      <w:pPr>
        <w:pStyle w:val="3"/>
      </w:pPr>
      <w:bookmarkStart w:id="37" w:name="_Toc515297391"/>
      <w:r>
        <w:t>概述</w:t>
      </w:r>
      <w:bookmarkEnd w:id="37"/>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232B1D">
        <w:rPr>
          <w:rFonts w:cs="宋体" w:hint="eastAsia"/>
          <w:color w:val="000000"/>
          <w:sz w:val="24"/>
        </w:rPr>
        <w:t>关系模型的提出在</w:t>
      </w:r>
      <w:r w:rsidR="008F485D" w:rsidRPr="00E94307">
        <w:rPr>
          <w:rFonts w:cs="宋体" w:hint="eastAsia"/>
          <w:color w:val="000000"/>
          <w:sz w:val="24"/>
        </w:rPr>
        <w:t>数据库发展史上具有划时代</w:t>
      </w:r>
      <w:r w:rsidR="00232B1D">
        <w:rPr>
          <w:rFonts w:cs="宋体" w:hint="eastAsia"/>
          <w:color w:val="000000"/>
          <w:sz w:val="24"/>
        </w:rPr>
        <w:t>的</w:t>
      </w:r>
      <w:r w:rsidR="008F485D" w:rsidRPr="00E94307">
        <w:rPr>
          <w:rFonts w:cs="宋体" w:hint="eastAsia"/>
          <w:color w:val="000000"/>
          <w:sz w:val="24"/>
        </w:rPr>
        <w:t>意义。</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752EB1"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SELECT x.id FROM InstantNoodle</w:t>
            </w:r>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344E56"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w:t>
      </w:r>
      <w:r>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Pr>
          <w:rFonts w:cs="宋体" w:hint="eastAsia"/>
          <w:color w:val="000000"/>
          <w:sz w:val="24"/>
        </w:rPr>
        <w:t>独立性强，</w:t>
      </w:r>
      <w:r w:rsidRPr="00E94307">
        <w:rPr>
          <w:rFonts w:cs="宋体" w:hint="eastAsia"/>
          <w:color w:val="000000"/>
          <w:sz w:val="24"/>
        </w:rPr>
        <w:t>SQL</w:t>
      </w:r>
      <w:r>
        <w:rPr>
          <w:rFonts w:cs="宋体" w:hint="eastAsia"/>
          <w:color w:val="000000"/>
          <w:sz w:val="24"/>
        </w:rPr>
        <w:t>语言方便</w:t>
      </w:r>
      <w:r w:rsidRPr="00E94307">
        <w:rPr>
          <w:rFonts w:cs="宋体" w:hint="eastAsia"/>
          <w:color w:val="000000"/>
          <w:sz w:val="24"/>
        </w:rPr>
        <w:t>程序员操作</w:t>
      </w:r>
      <w:r>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proofErr w:type="spellStart"/>
      <w:r w:rsidRPr="00316D2B">
        <w:rPr>
          <w:rFonts w:cs="宋体" w:hint="eastAsia"/>
          <w:color w:val="000000"/>
          <w:sz w:val="24"/>
        </w:rPr>
        <w:t>er</w:t>
      </w:r>
      <w:proofErr w:type="spellEnd"/>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w:t>
      </w:r>
      <w:r w:rsidR="00F109F7">
        <w:rPr>
          <w:rFonts w:cs="宋体" w:hint="eastAsia"/>
          <w:color w:val="000000"/>
          <w:sz w:val="24"/>
        </w:rPr>
        <w:t>多余</w:t>
      </w:r>
      <w:r>
        <w:rPr>
          <w:rFonts w:cs="宋体" w:hint="eastAsia"/>
          <w:color w:val="000000"/>
          <w:sz w:val="24"/>
        </w:rPr>
        <w:t>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proofErr w:type="gramStart"/>
      <w:r w:rsidRPr="00131FC3">
        <w:rPr>
          <w:rFonts w:cs="宋体" w:hint="eastAsia"/>
          <w:color w:val="000000"/>
          <w:sz w:val="24"/>
        </w:rPr>
        <w:lastRenderedPageBreak/>
        <w:t>一</w:t>
      </w:r>
      <w:proofErr w:type="gramEnd"/>
      <w:r w:rsidRPr="00131FC3">
        <w:rPr>
          <w:rFonts w:cs="宋体" w:hint="eastAsia"/>
          <w:color w:val="000000"/>
          <w:sz w:val="24"/>
        </w:rPr>
        <w:t>，为每种相同属性值的产品建立类型表；这种思路会导致大量冗余表，并且每个类型的查询语句都不一样。</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二：建立一个包含了所有不同属性的表；这样做消除了方法</w:t>
      </w:r>
      <w:proofErr w:type="gramStart"/>
      <w:r w:rsidRPr="00131FC3">
        <w:rPr>
          <w:rFonts w:cs="宋体" w:hint="eastAsia"/>
          <w:color w:val="000000"/>
          <w:sz w:val="24"/>
        </w:rPr>
        <w:t>一</w:t>
      </w:r>
      <w:proofErr w:type="gramEnd"/>
      <w:r w:rsidRPr="00131FC3">
        <w:rPr>
          <w:rFonts w:cs="宋体" w:hint="eastAsia"/>
          <w:color w:val="000000"/>
          <w:sz w:val="24"/>
        </w:rPr>
        <w:t>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三，使用继承的思路，为产品中通用的属性建立单独的表，其他独有的属性建立具体的表，这样结合了方法</w:t>
      </w:r>
      <w:proofErr w:type="gramStart"/>
      <w:r w:rsidRPr="00131FC3">
        <w:rPr>
          <w:rFonts w:cs="宋体" w:hint="eastAsia"/>
          <w:color w:val="000000"/>
          <w:sz w:val="24"/>
        </w:rPr>
        <w:t>一</w:t>
      </w:r>
      <w:proofErr w:type="gramEnd"/>
      <w:r w:rsidRPr="00131FC3">
        <w:rPr>
          <w:rFonts w:cs="宋体" w:hint="eastAsia"/>
          <w:color w:val="000000"/>
          <w:sz w:val="24"/>
        </w:rPr>
        <w:t>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532B1C" w:rsidRP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w:t>
      </w:r>
      <w:proofErr w:type="gramStart"/>
      <w:r w:rsidRPr="00131FC3">
        <w:rPr>
          <w:rFonts w:cs="宋体" w:hint="eastAsia"/>
          <w:color w:val="000000"/>
          <w:sz w:val="24"/>
        </w:rPr>
        <w:t>最</w:t>
      </w:r>
      <w:proofErr w:type="gramEnd"/>
      <w:r w:rsidRPr="00131FC3">
        <w:rPr>
          <w:rFonts w:cs="宋体" w:hint="eastAsia"/>
          <w:color w:val="000000"/>
          <w:sz w:val="24"/>
        </w:rPr>
        <w:t>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，如存储日志数据</w:t>
      </w:r>
      <w:r w:rsidRPr="00131FC3">
        <w:rPr>
          <w:rFonts w:cs="宋体" w:hint="eastAsia"/>
          <w:color w:val="000000"/>
          <w:sz w:val="24"/>
        </w:rPr>
        <w:t>。</w:t>
      </w:r>
    </w:p>
    <w:p w:rsidR="00C14C67" w:rsidRPr="00C14C67" w:rsidRDefault="00D76D16" w:rsidP="00580334">
      <w:pPr>
        <w:pStyle w:val="3"/>
      </w:pPr>
      <w:bookmarkStart w:id="38" w:name="_Toc515297392"/>
      <w:r>
        <w:rPr>
          <w:rFonts w:hint="eastAsia"/>
        </w:rPr>
        <w:t>关系型数据库实例之MySQL</w:t>
      </w:r>
      <w:bookmarkEnd w:id="38"/>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w:t>
      </w:r>
      <w:r w:rsidR="001443AB">
        <w:rPr>
          <w:rFonts w:cs="宋体" w:hint="eastAsia"/>
          <w:color w:val="000000"/>
          <w:sz w:val="24"/>
        </w:rPr>
        <w:t>MySQL</w:t>
      </w:r>
      <w:r w:rsidR="00AF3BB5">
        <w:rPr>
          <w:rFonts w:cs="宋体" w:hint="eastAsia"/>
          <w:color w:val="000000"/>
          <w:sz w:val="24"/>
        </w:rPr>
        <w:t>既有嵌入软件的本地模式，又有服务器模式</w:t>
      </w:r>
      <w:r w:rsidRPr="00E94307">
        <w:rPr>
          <w:rFonts w:cs="宋体" w:hint="eastAsia"/>
          <w:color w:val="000000"/>
          <w:sz w:val="24"/>
        </w:rPr>
        <w:t>。但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7916224D" wp14:editId="612EEB4B">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sidR="00A324BD">
        <w:rPr>
          <w:rFonts w:cs="宋体" w:hint="eastAsia"/>
          <w:color w:val="000000"/>
          <w:sz w:val="24"/>
        </w:rPr>
        <w:t>图</w:t>
      </w:r>
      <w:r w:rsidR="00A324BD">
        <w:rPr>
          <w:rFonts w:cs="宋体" w:hint="eastAsia"/>
          <w:color w:val="000000"/>
          <w:sz w:val="24"/>
        </w:rPr>
        <w:t>3.2.2.1</w:t>
      </w:r>
    </w:p>
    <w:p w:rsidR="00A324BD" w:rsidRDefault="0072530D" w:rsidP="0040753D">
      <w:pPr>
        <w:ind w:firstLine="420"/>
        <w:rPr>
          <w:rFonts w:cs="宋体"/>
          <w:color w:val="000000"/>
          <w:sz w:val="24"/>
        </w:rPr>
      </w:pPr>
      <w:r>
        <w:rPr>
          <w:noProof/>
        </w:rPr>
        <w:drawing>
          <wp:inline distT="0" distB="0" distL="0" distR="0" wp14:anchorId="600577BB" wp14:editId="4CCF38D2">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59234" cy="1596693"/>
                    </a:xfrm>
                    <a:prstGeom prst="rect">
                      <a:avLst/>
                    </a:prstGeom>
                  </pic:spPr>
                </pic:pic>
              </a:graphicData>
            </a:graphic>
          </wp:inline>
        </w:drawing>
      </w:r>
      <w:r w:rsidR="00A324BD">
        <w:rPr>
          <w:rFonts w:cs="宋体" w:hint="eastAsia"/>
          <w:color w:val="000000"/>
          <w:sz w:val="24"/>
        </w:rPr>
        <w:t>图</w:t>
      </w:r>
      <w:r w:rsidR="00A324BD">
        <w:rPr>
          <w:rFonts w:cs="宋体" w:hint="eastAsia"/>
          <w:color w:val="000000"/>
          <w:sz w:val="24"/>
        </w:rPr>
        <w:t>3.2.2.2</w:t>
      </w:r>
    </w:p>
    <w:p w:rsidR="00582B76" w:rsidRDefault="00675AC3" w:rsidP="0040753D">
      <w:pPr>
        <w:ind w:firstLine="420"/>
        <w:rPr>
          <w:rFonts w:cs="宋体"/>
          <w:color w:val="000000"/>
          <w:sz w:val="24"/>
        </w:rPr>
      </w:pPr>
      <w:r>
        <w:rPr>
          <w:rFonts w:cs="宋体" w:hint="eastAsia"/>
          <w:color w:val="000000"/>
          <w:sz w:val="24"/>
        </w:rPr>
        <w:t>接下来</w:t>
      </w:r>
      <w:r w:rsidR="00582B76">
        <w:rPr>
          <w:rFonts w:cs="宋体" w:hint="eastAsia"/>
          <w:color w:val="000000"/>
          <w:sz w:val="24"/>
        </w:rPr>
        <w:t>我们继续研究它的集群实现。</w:t>
      </w:r>
      <w:r w:rsidR="00582B76">
        <w:rPr>
          <w:rFonts w:cs="宋体" w:hint="eastAsia"/>
          <w:color w:val="000000"/>
          <w:sz w:val="24"/>
        </w:rPr>
        <w:t>Oracle</w:t>
      </w:r>
      <w:r w:rsidR="00582B76">
        <w:rPr>
          <w:rFonts w:cs="宋体" w:hint="eastAsia"/>
          <w:color w:val="000000"/>
          <w:sz w:val="24"/>
        </w:rPr>
        <w:t>提供了</w:t>
      </w:r>
      <w:r w:rsidR="00582B76">
        <w:rPr>
          <w:rFonts w:cs="宋体" w:hint="eastAsia"/>
          <w:color w:val="000000"/>
          <w:sz w:val="24"/>
        </w:rPr>
        <w:t>MySQL cluster</w:t>
      </w:r>
      <w:r>
        <w:rPr>
          <w:rFonts w:cs="宋体" w:hint="eastAsia"/>
          <w:color w:val="000000"/>
          <w:sz w:val="24"/>
        </w:rPr>
        <w:t>技术，这</w:t>
      </w:r>
      <w:r w:rsidR="00582B76" w:rsidRPr="00582B76">
        <w:rPr>
          <w:rFonts w:cs="宋体" w:hint="eastAsia"/>
          <w:color w:val="000000"/>
          <w:sz w:val="24"/>
        </w:rPr>
        <w:t>是</w:t>
      </w:r>
      <w:r w:rsidR="00582B76" w:rsidRPr="00582B76">
        <w:rPr>
          <w:rFonts w:cs="宋体" w:hint="eastAsia"/>
          <w:color w:val="000000"/>
          <w:sz w:val="24"/>
        </w:rPr>
        <w:t xml:space="preserve">MySQL </w:t>
      </w:r>
      <w:r w:rsidR="00582B76" w:rsidRPr="00582B76">
        <w:rPr>
          <w:rFonts w:cs="宋体" w:hint="eastAsia"/>
          <w:color w:val="000000"/>
          <w:sz w:val="24"/>
        </w:rPr>
        <w:t>官方集群部署方案，</w:t>
      </w:r>
      <w:r w:rsidR="00582B76">
        <w:rPr>
          <w:rFonts w:cs="宋体" w:hint="eastAsia"/>
          <w:color w:val="000000"/>
          <w:sz w:val="24"/>
        </w:rPr>
        <w:t>该技术可以为</w:t>
      </w:r>
      <w:r w:rsidR="00582B76">
        <w:rPr>
          <w:rFonts w:cs="宋体" w:hint="eastAsia"/>
          <w:color w:val="000000"/>
          <w:sz w:val="24"/>
        </w:rPr>
        <w:t>MySQL</w:t>
      </w:r>
      <w:r w:rsidR="00582B76">
        <w:rPr>
          <w:rFonts w:cs="宋体" w:hint="eastAsia"/>
          <w:color w:val="000000"/>
          <w:sz w:val="24"/>
        </w:rPr>
        <w:t>数据库管理系统提供无共享集群和自动分片，以此可以进一步提高</w:t>
      </w:r>
      <w:r w:rsidR="00582B76">
        <w:rPr>
          <w:rFonts w:cs="宋体" w:hint="eastAsia"/>
          <w:color w:val="000000"/>
          <w:sz w:val="24"/>
        </w:rPr>
        <w:t>MySQL</w:t>
      </w:r>
      <w:r w:rsidR="00582B76">
        <w:rPr>
          <w:rFonts w:cs="宋体" w:hint="eastAsia"/>
          <w:color w:val="000000"/>
          <w:sz w:val="24"/>
        </w:rPr>
        <w:t>的性能。</w:t>
      </w:r>
      <w:r>
        <w:rPr>
          <w:rFonts w:cs="宋体" w:hint="eastAsia"/>
          <w:color w:val="000000"/>
          <w:sz w:val="24"/>
        </w:rPr>
        <w:t>它</w:t>
      </w:r>
      <w:r w:rsidR="00582B76" w:rsidRPr="00582B76">
        <w:rPr>
          <w:rFonts w:cs="宋体" w:hint="eastAsia"/>
          <w:color w:val="000000"/>
          <w:sz w:val="24"/>
        </w:rPr>
        <w:t>支持通过自动分片支持读写扩展，通过实时备份冗余数据，是</w:t>
      </w:r>
      <w:r>
        <w:rPr>
          <w:rFonts w:cs="宋体" w:hint="eastAsia"/>
          <w:color w:val="000000"/>
          <w:sz w:val="24"/>
        </w:rPr>
        <w:t>官方声称</w:t>
      </w:r>
      <w:r w:rsidR="00582B76" w:rsidRPr="00582B76">
        <w:rPr>
          <w:rFonts w:cs="宋体" w:hint="eastAsia"/>
          <w:color w:val="000000"/>
          <w:sz w:val="24"/>
        </w:rPr>
        <w:t>可用性最高的方案。</w:t>
      </w:r>
      <w:r w:rsidR="00582B76">
        <w:rPr>
          <w:rFonts w:cs="宋体" w:hint="eastAsia"/>
          <w:color w:val="000000"/>
          <w:sz w:val="24"/>
        </w:rPr>
        <w:t>它的架构</w:t>
      </w:r>
      <w:r w:rsidR="00582B76">
        <w:rPr>
          <w:rFonts w:cs="宋体" w:hint="eastAsia"/>
          <w:color w:val="000000"/>
          <w:sz w:val="24"/>
        </w:rPr>
        <w:lastRenderedPageBreak/>
        <w:t>及实现原理如图</w:t>
      </w:r>
      <w:r>
        <w:rPr>
          <w:rFonts w:cs="宋体" w:hint="eastAsia"/>
          <w:color w:val="000000"/>
          <w:sz w:val="24"/>
        </w:rPr>
        <w:t>3.2.2.3</w:t>
      </w:r>
      <w:r w:rsidR="00582B76">
        <w:rPr>
          <w:rFonts w:cs="宋体" w:hint="eastAsia"/>
          <w:color w:val="000000"/>
          <w:sz w:val="24"/>
        </w:rPr>
        <w:t>。</w:t>
      </w:r>
    </w:p>
    <w:p w:rsidR="00582B76" w:rsidRDefault="00675AC3" w:rsidP="0040753D">
      <w:pPr>
        <w:ind w:firstLine="420"/>
        <w:rPr>
          <w:rFonts w:cs="宋体"/>
          <w:color w:val="000000"/>
          <w:sz w:val="24"/>
        </w:rPr>
      </w:pPr>
      <w:r>
        <w:rPr>
          <w:rFonts w:ascii="Tahoma" w:hAnsi="Tahoma" w:cs="Tahoma"/>
          <w:b/>
          <w:bCs/>
          <w:noProof/>
          <w:color w:val="444444"/>
          <w:sz w:val="18"/>
          <w:szCs w:val="18"/>
        </w:rPr>
        <mc:AlternateContent>
          <mc:Choice Requires="wps">
            <w:drawing>
              <wp:anchor distT="0" distB="0" distL="114300" distR="114300" simplePos="0" relativeHeight="251659264" behindDoc="0" locked="0" layoutInCell="1" allowOverlap="1">
                <wp:simplePos x="0" y="0"/>
                <wp:positionH relativeFrom="column">
                  <wp:posOffset>3086100</wp:posOffset>
                </wp:positionH>
                <wp:positionV relativeFrom="paragraph">
                  <wp:posOffset>2158307</wp:posOffset>
                </wp:positionV>
                <wp:extent cx="1031644" cy="292389"/>
                <wp:effectExtent l="0" t="0" r="0" b="0"/>
                <wp:wrapNone/>
                <wp:docPr id="29" name="矩形 29"/>
                <wp:cNvGraphicFramePr/>
                <a:graphic xmlns:a="http://schemas.openxmlformats.org/drawingml/2006/main">
                  <a:graphicData uri="http://schemas.microsoft.com/office/word/2010/wordprocessingShape">
                    <wps:wsp>
                      <wps:cNvSpPr/>
                      <wps:spPr>
                        <a:xfrm>
                          <a:off x="0" y="0"/>
                          <a:ext cx="1031644" cy="2923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9" o:spid="_x0000_s1026" style="position:absolute;left:0;text-align:left;margin-left:243pt;margin-top:169.95pt;width:81.2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" fillcolor="#d8d8d8 [2732]" stroked="f" strokeweight="1pt"/>
            </w:pict>
          </mc:Fallback>
        </mc:AlternateContent>
      </w:r>
      <w:r w:rsidR="00582B76">
        <w:rPr>
          <w:rFonts w:ascii="Tahoma" w:hAnsi="Tahoma" w:cs="Tahoma"/>
          <w:b/>
          <w:bCs/>
          <w:noProof/>
          <w:color w:val="444444"/>
          <w:sz w:val="18"/>
          <w:szCs w:val="18"/>
        </w:rPr>
        <w:drawing>
          <wp:inline distT="0" distB="0" distL="0" distR="0" wp14:anchorId="4CE2AD8D" wp14:editId="2F28DC9B">
            <wp:extent cx="3853116" cy="2476290"/>
            <wp:effectExtent l="0" t="0" r="0" b="63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652" cy="2476635"/>
                    </a:xfrm>
                    <a:prstGeom prst="rect">
                      <a:avLst/>
                    </a:prstGeom>
                    <a:noFill/>
                    <a:ln>
                      <a:noFill/>
                    </a:ln>
                  </pic:spPr>
                </pic:pic>
              </a:graphicData>
            </a:graphic>
          </wp:inline>
        </w:drawing>
      </w:r>
      <w:r w:rsidR="00A324BD">
        <w:rPr>
          <w:rFonts w:cs="宋体" w:hint="eastAsia"/>
          <w:color w:val="000000"/>
          <w:sz w:val="24"/>
        </w:rPr>
        <w:t>图</w:t>
      </w:r>
      <w:r w:rsidR="00A324BD">
        <w:rPr>
          <w:rFonts w:cs="宋体" w:hint="eastAsia"/>
          <w:color w:val="000000"/>
          <w:sz w:val="24"/>
        </w:rPr>
        <w:t>3.2.2.3</w:t>
      </w:r>
    </w:p>
    <w:p w:rsidR="00A324BD" w:rsidRDefault="00A324BD" w:rsidP="00675AC3">
      <w:pPr>
        <w:ind w:firstLine="420"/>
      </w:pPr>
      <w:r>
        <w:rPr>
          <w:rFonts w:cs="宋体"/>
          <w:color w:val="000000"/>
          <w:sz w:val="24"/>
        </w:rPr>
        <w:t>我在本文场景下建立了一个集群环境</w:t>
      </w:r>
      <w:r>
        <w:rPr>
          <w:rFonts w:cs="宋体" w:hint="eastAsia"/>
          <w:color w:val="000000"/>
          <w:sz w:val="24"/>
        </w:rPr>
        <w:t>，</w:t>
      </w:r>
      <w:r>
        <w:rPr>
          <w:rFonts w:cs="宋体"/>
          <w:color w:val="000000"/>
          <w:sz w:val="24"/>
        </w:rPr>
        <w:t>环境包含了三个测试节点</w:t>
      </w:r>
      <w:r>
        <w:rPr>
          <w:rFonts w:cs="宋体" w:hint="eastAsia"/>
          <w:color w:val="000000"/>
          <w:sz w:val="24"/>
        </w:rPr>
        <w:t>，</w:t>
      </w:r>
      <w:r>
        <w:rPr>
          <w:rFonts w:cs="宋体"/>
          <w:color w:val="000000"/>
          <w:sz w:val="24"/>
        </w:rPr>
        <w:t>分别是一个管理节点</w:t>
      </w:r>
      <w:r>
        <w:rPr>
          <w:rFonts w:cs="宋体" w:hint="eastAsia"/>
          <w:color w:val="000000"/>
          <w:sz w:val="24"/>
        </w:rPr>
        <w:t>，两个</w:t>
      </w:r>
      <w:r>
        <w:rPr>
          <w:rFonts w:cs="宋体"/>
          <w:color w:val="000000"/>
          <w:sz w:val="24"/>
        </w:rPr>
        <w:t>数据节点兼</w:t>
      </w:r>
      <w:proofErr w:type="spellStart"/>
      <w:r>
        <w:rPr>
          <w:rFonts w:cs="宋体"/>
          <w:color w:val="000000"/>
          <w:sz w:val="24"/>
        </w:rPr>
        <w:t>mysql</w:t>
      </w:r>
      <w:proofErr w:type="spellEnd"/>
      <w:r>
        <w:rPr>
          <w:rFonts w:cs="宋体"/>
          <w:color w:val="000000"/>
          <w:sz w:val="24"/>
        </w:rPr>
        <w:t>节点</w:t>
      </w:r>
      <w:r>
        <w:rPr>
          <w:rFonts w:cs="宋体" w:hint="eastAsia"/>
          <w:color w:val="000000"/>
          <w:sz w:val="24"/>
        </w:rPr>
        <w:t>。</w:t>
      </w:r>
      <w:r>
        <w:rPr>
          <w:rFonts w:cs="宋体"/>
          <w:color w:val="000000"/>
          <w:sz w:val="24"/>
        </w:rPr>
        <w:t>他们的架构如图</w:t>
      </w:r>
      <w:r>
        <w:rPr>
          <w:rFonts w:cs="宋体" w:hint="eastAsia"/>
          <w:color w:val="000000"/>
          <w:sz w:val="24"/>
        </w:rPr>
        <w:t>。我通过修改管理节点的</w:t>
      </w:r>
      <w:r>
        <w:t>/</w:t>
      </w:r>
      <w:proofErr w:type="spellStart"/>
      <w:r>
        <w:t>var</w:t>
      </w:r>
      <w:proofErr w:type="spellEnd"/>
      <w:r>
        <w:t>/lib/</w:t>
      </w:r>
      <w:proofErr w:type="spellStart"/>
      <w:r>
        <w:t>mysql</w:t>
      </w:r>
      <w:proofErr w:type="spellEnd"/>
      <w:r>
        <w:t>-cluster/config.ini</w:t>
      </w:r>
      <w:r>
        <w:t>和数据节点的</w:t>
      </w:r>
      <w:r>
        <w:t>/</w:t>
      </w:r>
      <w:proofErr w:type="spellStart"/>
      <w:r>
        <w:t>etc</w:t>
      </w:r>
      <w:proofErr w:type="spellEnd"/>
      <w:r>
        <w:t>/</w:t>
      </w:r>
      <w:proofErr w:type="spellStart"/>
      <w:r>
        <w:t>my.cnf</w:t>
      </w:r>
      <w:proofErr w:type="spellEnd"/>
      <w:r>
        <w:rPr>
          <w:rFonts w:hint="eastAsia"/>
        </w:rPr>
        <w:t>文件将三台服务器绑定在一起。环境配置好后管理节点的</w:t>
      </w:r>
      <w:r w:rsidR="00675AC3">
        <w:rPr>
          <w:rFonts w:hint="eastAsia"/>
        </w:rPr>
        <w:t>结构</w:t>
      </w:r>
      <w:r>
        <w:rPr>
          <w:rFonts w:hint="eastAsia"/>
        </w:rPr>
        <w:t>如图</w:t>
      </w:r>
      <w:r w:rsidR="00675AC3">
        <w:rPr>
          <w:rFonts w:hint="eastAsia"/>
        </w:rPr>
        <w:t>3.2.2.4</w:t>
      </w:r>
      <w:r>
        <w:rPr>
          <w:rFonts w:hint="eastAsia"/>
        </w:rPr>
        <w:t>示。</w:t>
      </w:r>
      <w:r w:rsidR="00675AC3">
        <w:rPr>
          <w:rFonts w:hint="eastAsia"/>
        </w:rPr>
        <w:t>3.2.2.5</w:t>
      </w:r>
      <w:r w:rsidR="00675AC3">
        <w:rPr>
          <w:rFonts w:hint="eastAsia"/>
        </w:rPr>
        <w:t>是其管理节点上</w:t>
      </w:r>
      <w:proofErr w:type="spellStart"/>
      <w:r w:rsidR="00675AC3">
        <w:rPr>
          <w:rFonts w:hint="eastAsia"/>
        </w:rPr>
        <w:t>mgm</w:t>
      </w:r>
      <w:proofErr w:type="spellEnd"/>
      <w:r w:rsidR="00675AC3">
        <w:rPr>
          <w:rFonts w:hint="eastAsia"/>
        </w:rPr>
        <w:t>命令的结果显示。</w:t>
      </w:r>
    </w:p>
    <w:p w:rsidR="00582B76" w:rsidRDefault="00582B76" w:rsidP="0040753D">
      <w:pPr>
        <w:ind w:firstLine="420"/>
        <w:rPr>
          <w:rFonts w:cs="宋体"/>
          <w:color w:val="000000"/>
          <w:sz w:val="24"/>
        </w:rPr>
      </w:pPr>
    </w:p>
    <w:p w:rsidR="00A324BD" w:rsidRDefault="00A324BD" w:rsidP="0040753D">
      <w:pPr>
        <w:ind w:firstLine="420"/>
        <w:rPr>
          <w:rFonts w:cs="宋体"/>
          <w:color w:val="000000"/>
          <w:sz w:val="24"/>
        </w:rPr>
      </w:pPr>
      <w:r>
        <w:rPr>
          <w:noProof/>
        </w:rPr>
        <w:drawing>
          <wp:inline distT="0" distB="0" distL="0" distR="0" wp14:anchorId="4D31A399" wp14:editId="045DFE5A">
            <wp:extent cx="4362855" cy="239401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4443" cy="2394887"/>
                    </a:xfrm>
                    <a:prstGeom prst="rect">
                      <a:avLst/>
                    </a:prstGeom>
                  </pic:spPr>
                </pic:pic>
              </a:graphicData>
            </a:graphic>
          </wp:inline>
        </w:drawing>
      </w:r>
      <w:r>
        <w:rPr>
          <w:rFonts w:cs="宋体" w:hint="eastAsia"/>
          <w:color w:val="000000"/>
          <w:sz w:val="24"/>
        </w:rPr>
        <w:t>图</w:t>
      </w:r>
      <w:r>
        <w:rPr>
          <w:rFonts w:cs="宋体" w:hint="eastAsia"/>
          <w:color w:val="000000"/>
          <w:sz w:val="24"/>
        </w:rPr>
        <w:t>3.2.2.4</w:t>
      </w:r>
    </w:p>
    <w:p w:rsidR="00A324BD" w:rsidRDefault="00A324BD" w:rsidP="0040753D">
      <w:pPr>
        <w:ind w:firstLine="420"/>
        <w:rPr>
          <w:rFonts w:cs="宋体"/>
          <w:color w:val="000000"/>
          <w:sz w:val="24"/>
        </w:rPr>
      </w:pPr>
      <w:r>
        <w:rPr>
          <w:noProof/>
        </w:rPr>
        <w:lastRenderedPageBreak/>
        <w:drawing>
          <wp:inline distT="0" distB="0" distL="0" distR="0" wp14:anchorId="4903CA1B" wp14:editId="316D3B36">
            <wp:extent cx="3703782" cy="27247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10" b="8669"/>
                    <a:stretch/>
                  </pic:blipFill>
                  <pic:spPr bwMode="auto">
                    <a:xfrm>
                      <a:off x="0" y="0"/>
                      <a:ext cx="3705797" cy="2726209"/>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3.2.2.5</w:t>
      </w:r>
    </w:p>
    <w:p w:rsidR="00DC1A63" w:rsidRDefault="00DC1A63" w:rsidP="0040753D">
      <w:pPr>
        <w:ind w:firstLine="420"/>
        <w:rPr>
          <w:rFonts w:cs="宋体"/>
          <w:color w:val="000000"/>
          <w:sz w:val="24"/>
        </w:rPr>
      </w:pPr>
      <w:r>
        <w:rPr>
          <w:rFonts w:cs="宋体" w:hint="eastAsia"/>
          <w:color w:val="000000"/>
          <w:sz w:val="24"/>
        </w:rPr>
        <w:t>根据</w:t>
      </w:r>
      <w:proofErr w:type="spellStart"/>
      <w:r w:rsidRPr="00DC1A63">
        <w:rPr>
          <w:rFonts w:cs="宋体" w:hint="eastAsia"/>
          <w:color w:val="000000"/>
          <w:sz w:val="24"/>
        </w:rPr>
        <w:t>Sysbench</w:t>
      </w:r>
      <w:proofErr w:type="spellEnd"/>
      <w:r>
        <w:rPr>
          <w:rFonts w:cs="宋体" w:hint="eastAsia"/>
          <w:color w:val="000000"/>
          <w:sz w:val="24"/>
        </w:rPr>
        <w:t>性能测试工具</w:t>
      </w:r>
      <w:r w:rsidR="009352A4">
        <w:rPr>
          <w:rFonts w:cs="宋体" w:hint="eastAsia"/>
          <w:color w:val="000000"/>
          <w:sz w:val="24"/>
        </w:rPr>
        <w:t>对</w:t>
      </w:r>
      <w:r w:rsidR="009352A4">
        <w:rPr>
          <w:rFonts w:cs="宋体" w:hint="eastAsia"/>
          <w:color w:val="000000"/>
          <w:sz w:val="24"/>
        </w:rPr>
        <w:t>MySQL cluster</w:t>
      </w:r>
      <w:r>
        <w:rPr>
          <w:rFonts w:cs="宋体" w:hint="eastAsia"/>
          <w:color w:val="000000"/>
          <w:sz w:val="24"/>
        </w:rPr>
        <w:t>进行性能测试。</w:t>
      </w:r>
      <w:proofErr w:type="spellStart"/>
      <w:r w:rsidRPr="00DC1A63">
        <w:rPr>
          <w:rFonts w:cs="宋体" w:hint="eastAsia"/>
          <w:color w:val="000000"/>
          <w:sz w:val="24"/>
        </w:rPr>
        <w:t>sysbench</w:t>
      </w:r>
      <w:proofErr w:type="spellEnd"/>
      <w:r w:rsidRPr="00DC1A63">
        <w:rPr>
          <w:rFonts w:cs="宋体" w:hint="eastAsia"/>
          <w:color w:val="000000"/>
          <w:sz w:val="24"/>
        </w:rPr>
        <w:t>是一个开源的、模块化的、跨平台的多线程性能测试工具，可以用来进行</w:t>
      </w:r>
      <w:r w:rsidRPr="00DC1A63">
        <w:rPr>
          <w:rFonts w:cs="宋体" w:hint="eastAsia"/>
          <w:color w:val="000000"/>
          <w:sz w:val="24"/>
        </w:rPr>
        <w:t>CPU</w:t>
      </w:r>
      <w:r w:rsidRPr="00DC1A63">
        <w:rPr>
          <w:rFonts w:cs="宋体" w:hint="eastAsia"/>
          <w:color w:val="000000"/>
          <w:sz w:val="24"/>
        </w:rPr>
        <w:t>、内存、磁盘</w:t>
      </w:r>
      <w:r w:rsidRPr="00DC1A63">
        <w:rPr>
          <w:rFonts w:cs="宋体" w:hint="eastAsia"/>
          <w:color w:val="000000"/>
          <w:sz w:val="24"/>
        </w:rPr>
        <w:t>I/O</w:t>
      </w:r>
      <w:r w:rsidRPr="00DC1A63">
        <w:rPr>
          <w:rFonts w:cs="宋体" w:hint="eastAsia"/>
          <w:color w:val="000000"/>
          <w:sz w:val="24"/>
        </w:rPr>
        <w:t>、线程、数据库的性能测试。目前支持的数据库有</w:t>
      </w:r>
      <w:r w:rsidRPr="00DC1A63">
        <w:rPr>
          <w:rFonts w:cs="宋体" w:hint="eastAsia"/>
          <w:color w:val="000000"/>
          <w:sz w:val="24"/>
        </w:rPr>
        <w:t>MySQL</w:t>
      </w:r>
      <w:r w:rsidRPr="00DC1A63">
        <w:rPr>
          <w:rFonts w:cs="宋体" w:hint="eastAsia"/>
          <w:color w:val="000000"/>
          <w:sz w:val="24"/>
        </w:rPr>
        <w:t>、</w:t>
      </w:r>
      <w:r w:rsidRPr="00DC1A63">
        <w:rPr>
          <w:rFonts w:cs="宋体" w:hint="eastAsia"/>
          <w:color w:val="000000"/>
          <w:sz w:val="24"/>
        </w:rPr>
        <w:t>Oracle</w:t>
      </w:r>
      <w:r w:rsidRPr="00DC1A63">
        <w:rPr>
          <w:rFonts w:cs="宋体" w:hint="eastAsia"/>
          <w:color w:val="000000"/>
          <w:sz w:val="24"/>
        </w:rPr>
        <w:t>和</w:t>
      </w:r>
      <w:proofErr w:type="spellStart"/>
      <w:r w:rsidRPr="00DC1A63">
        <w:rPr>
          <w:rFonts w:cs="宋体" w:hint="eastAsia"/>
          <w:color w:val="000000"/>
          <w:sz w:val="24"/>
        </w:rPr>
        <w:t>PostgreSQL</w:t>
      </w:r>
      <w:proofErr w:type="spellEnd"/>
      <w:r w:rsidRPr="00DC1A63">
        <w:rPr>
          <w:rFonts w:cs="宋体" w:hint="eastAsia"/>
          <w:color w:val="000000"/>
          <w:sz w:val="24"/>
        </w:rPr>
        <w:t>。</w:t>
      </w:r>
      <w:r w:rsidR="00675AC3">
        <w:rPr>
          <w:rFonts w:cs="宋体" w:hint="eastAsia"/>
          <w:color w:val="000000"/>
          <w:sz w:val="24"/>
        </w:rPr>
        <w:t>这里我提供了同一环境下</w:t>
      </w:r>
      <w:r w:rsidR="009352A4">
        <w:rPr>
          <w:rFonts w:cs="宋体" w:hint="eastAsia"/>
          <w:color w:val="000000"/>
          <w:sz w:val="24"/>
        </w:rPr>
        <w:t>，针对同样</w:t>
      </w:r>
      <w:r w:rsidR="009352A4">
        <w:rPr>
          <w:rFonts w:cs="宋体" w:hint="eastAsia"/>
          <w:color w:val="000000"/>
          <w:sz w:val="24"/>
        </w:rPr>
        <w:t>50000</w:t>
      </w:r>
      <w:r w:rsidR="009352A4">
        <w:rPr>
          <w:rFonts w:cs="宋体" w:hint="eastAsia"/>
          <w:color w:val="000000"/>
          <w:sz w:val="24"/>
        </w:rPr>
        <w:t>行数据的表格，运行相同的事务，</w:t>
      </w:r>
      <w:r w:rsidR="00675AC3">
        <w:rPr>
          <w:rFonts w:cs="宋体" w:hint="eastAsia"/>
          <w:color w:val="000000"/>
          <w:sz w:val="24"/>
        </w:rPr>
        <w:t>使用集群和不使用集群的数据库事务性能对比。</w:t>
      </w:r>
      <w:r w:rsidR="009352A4">
        <w:rPr>
          <w:rFonts w:cs="宋体" w:hint="eastAsia"/>
          <w:color w:val="000000"/>
          <w:sz w:val="24"/>
        </w:rPr>
        <w:t>不使用集群的数据库事务性</w:t>
      </w:r>
      <w:proofErr w:type="gramStart"/>
      <w:r w:rsidR="009352A4">
        <w:rPr>
          <w:rFonts w:cs="宋体" w:hint="eastAsia"/>
          <w:color w:val="000000"/>
          <w:sz w:val="24"/>
        </w:rPr>
        <w:t>能数据</w:t>
      </w:r>
      <w:proofErr w:type="gramEnd"/>
      <w:r w:rsidR="00675AC3">
        <w:rPr>
          <w:rFonts w:cs="宋体" w:hint="eastAsia"/>
          <w:color w:val="000000"/>
          <w:sz w:val="24"/>
        </w:rPr>
        <w:t>如</w:t>
      </w:r>
      <w:r w:rsidR="00675AC3">
        <w:rPr>
          <w:rFonts w:cs="宋体" w:hint="eastAsia"/>
          <w:color w:val="000000"/>
          <w:sz w:val="24"/>
        </w:rPr>
        <w:t>3.2.2.6</w:t>
      </w:r>
      <w:r w:rsidR="00675AC3">
        <w:rPr>
          <w:rFonts w:cs="宋体" w:hint="eastAsia"/>
          <w:color w:val="000000"/>
          <w:sz w:val="24"/>
        </w:rPr>
        <w:t>示。</w:t>
      </w:r>
      <w:r w:rsidR="009352A4">
        <w:rPr>
          <w:rFonts w:cs="宋体" w:hint="eastAsia"/>
          <w:color w:val="000000"/>
          <w:sz w:val="24"/>
        </w:rPr>
        <w:t>使用集群的数据库事务性</w:t>
      </w:r>
      <w:proofErr w:type="gramStart"/>
      <w:r w:rsidR="009352A4">
        <w:rPr>
          <w:rFonts w:cs="宋体" w:hint="eastAsia"/>
          <w:color w:val="000000"/>
          <w:sz w:val="24"/>
        </w:rPr>
        <w:t>能数据</w:t>
      </w:r>
      <w:proofErr w:type="gramEnd"/>
      <w:r w:rsidR="009352A4">
        <w:rPr>
          <w:rFonts w:cs="宋体" w:hint="eastAsia"/>
          <w:color w:val="000000"/>
          <w:sz w:val="24"/>
        </w:rPr>
        <w:t>如</w:t>
      </w:r>
      <w:r w:rsidR="009352A4">
        <w:rPr>
          <w:rFonts w:cs="宋体" w:hint="eastAsia"/>
          <w:color w:val="000000"/>
          <w:sz w:val="24"/>
        </w:rPr>
        <w:t>3.2.2.7</w:t>
      </w:r>
      <w:r w:rsidR="009352A4">
        <w:rPr>
          <w:rFonts w:cs="宋体" w:hint="eastAsia"/>
          <w:color w:val="000000"/>
          <w:sz w:val="24"/>
        </w:rPr>
        <w:t>示。可以对比看出不使用集群时事务总运行时间是使用集群的五倍。同样的</w:t>
      </w:r>
      <w:proofErr w:type="gramStart"/>
      <w:r w:rsidR="009352A4">
        <w:rPr>
          <w:rFonts w:cs="宋体" w:hint="eastAsia"/>
          <w:color w:val="000000"/>
          <w:sz w:val="24"/>
        </w:rPr>
        <w:t>增删改查等</w:t>
      </w:r>
      <w:proofErr w:type="gramEnd"/>
      <w:r w:rsidR="009352A4">
        <w:rPr>
          <w:rFonts w:cs="宋体" w:hint="eastAsia"/>
          <w:color w:val="000000"/>
          <w:sz w:val="24"/>
        </w:rPr>
        <w:t>操作使用集群也会相对更快。而且使用集群后稳定性更高，消除了原本存在的死锁。</w:t>
      </w:r>
    </w:p>
    <w:p w:rsidR="00675AC3" w:rsidRDefault="009352A4" w:rsidP="009352A4">
      <w:pPr>
        <w:ind w:firstLine="420"/>
        <w:rPr>
          <w:rFonts w:cs="宋体"/>
          <w:color w:val="000000"/>
          <w:sz w:val="24"/>
        </w:rPr>
      </w:pPr>
      <w:r>
        <w:rPr>
          <w:rFonts w:cs="宋体"/>
          <w:noProof/>
          <w:color w:val="000000"/>
          <w:sz w:val="24"/>
        </w:rPr>
        <mc:AlternateContent>
          <mc:Choice Requires="wps">
            <w:drawing>
              <wp:anchor distT="0" distB="0" distL="114300" distR="114300" simplePos="0" relativeHeight="251660288" behindDoc="0" locked="0" layoutInCell="1" allowOverlap="1" wp14:anchorId="5E730869" wp14:editId="7E168147">
                <wp:simplePos x="0" y="0"/>
                <wp:positionH relativeFrom="column">
                  <wp:posOffset>264910</wp:posOffset>
                </wp:positionH>
                <wp:positionV relativeFrom="paragraph">
                  <wp:posOffset>1623695</wp:posOffset>
                </wp:positionV>
                <wp:extent cx="3962400" cy="2179320"/>
                <wp:effectExtent l="0" t="0" r="19050" b="11430"/>
                <wp:wrapNone/>
                <wp:docPr id="31" name="矩形 31"/>
                <wp:cNvGraphicFramePr/>
                <a:graphic xmlns:a="http://schemas.openxmlformats.org/drawingml/2006/main">
                  <a:graphicData uri="http://schemas.microsoft.com/office/word/2010/wordprocessingShape">
                    <wps:wsp>
                      <wps:cNvSpPr/>
                      <wps:spPr>
                        <a:xfrm>
                          <a:off x="0" y="0"/>
                          <a:ext cx="3962400" cy="217932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20.85pt;margin-top:127.85pt;width:312pt;height:17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" filled="f" strokecolor="red" strokeweight="1pt">
                <v:stroke dashstyle="3 1"/>
              </v:rect>
            </w:pict>
          </mc:Fallback>
        </mc:AlternateContent>
      </w:r>
      <w:r>
        <w:rPr>
          <w:rFonts w:cs="宋体"/>
          <w:noProof/>
          <w:color w:val="000000"/>
          <w:sz w:val="24"/>
        </w:rPr>
        <w:drawing>
          <wp:inline distT="0" distB="0" distL="0" distR="0" wp14:anchorId="406A7887" wp14:editId="4F9EB6EC">
            <wp:extent cx="3962400" cy="3968843"/>
            <wp:effectExtent l="0" t="0" r="0" b="0"/>
            <wp:docPr id="30" name="图片 30" descr="G:\GITHUB\ComputerArchitectureExp\研讨\sysbench性能测试工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THUB\ComputerArchitectureExp\研讨\sysbench性能测试工具.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879" r="46068"/>
                    <a:stretch/>
                  </pic:blipFill>
                  <pic:spPr bwMode="auto">
                    <a:xfrm>
                      <a:off x="0" y="0"/>
                      <a:ext cx="3965748" cy="3972196"/>
                    </a:xfrm>
                    <a:prstGeom prst="rect">
                      <a:avLst/>
                    </a:prstGeom>
                    <a:noFill/>
                    <a:ln>
                      <a:noFill/>
                    </a:ln>
                    <a:extLst>
                      <a:ext uri="{53640926-AAD7-44D8-BBD7-CCE9431645EC}">
                        <a14:shadowObscured xmlns:a14="http://schemas.microsoft.com/office/drawing/2010/main"/>
                      </a:ext>
                    </a:extLst>
                  </pic:spPr>
                </pic:pic>
              </a:graphicData>
            </a:graphic>
          </wp:inline>
        </w:drawing>
      </w:r>
      <w:r w:rsidR="00675AC3">
        <w:rPr>
          <w:rFonts w:cs="宋体" w:hint="eastAsia"/>
          <w:color w:val="000000"/>
          <w:sz w:val="24"/>
        </w:rPr>
        <w:t>图</w:t>
      </w:r>
      <w:r w:rsidR="00675AC3">
        <w:rPr>
          <w:rFonts w:cs="宋体" w:hint="eastAsia"/>
          <w:color w:val="000000"/>
          <w:sz w:val="24"/>
        </w:rPr>
        <w:t>3.2.2.6</w:t>
      </w:r>
    </w:p>
    <w:p w:rsidR="009352A4" w:rsidRDefault="009352A4" w:rsidP="009352A4">
      <w:pPr>
        <w:ind w:firstLine="420"/>
        <w:rPr>
          <w:rFonts w:cs="宋体"/>
          <w:color w:val="000000"/>
          <w:sz w:val="24"/>
        </w:rPr>
      </w:pPr>
      <w:r>
        <w:rPr>
          <w:rFonts w:cs="宋体"/>
          <w:noProof/>
          <w:color w:val="000000"/>
          <w:sz w:val="24"/>
        </w:rPr>
        <w:lastRenderedPageBreak/>
        <mc:AlternateContent>
          <mc:Choice Requires="wps">
            <w:drawing>
              <wp:anchor distT="0" distB="0" distL="114300" distR="114300" simplePos="0" relativeHeight="251662336" behindDoc="0" locked="0" layoutInCell="1" allowOverlap="1" wp14:anchorId="635AFFB1" wp14:editId="35101F04">
                <wp:simplePos x="0" y="0"/>
                <wp:positionH relativeFrom="column">
                  <wp:posOffset>264910</wp:posOffset>
                </wp:positionH>
                <wp:positionV relativeFrom="paragraph">
                  <wp:posOffset>1090410</wp:posOffset>
                </wp:positionV>
                <wp:extent cx="3849890" cy="1584210"/>
                <wp:effectExtent l="0" t="0" r="17780" b="16510"/>
                <wp:wrapNone/>
                <wp:docPr id="34" name="矩形 34"/>
                <wp:cNvGraphicFramePr/>
                <a:graphic xmlns:a="http://schemas.openxmlformats.org/drawingml/2006/main">
                  <a:graphicData uri="http://schemas.microsoft.com/office/word/2010/wordprocessingShape">
                    <wps:wsp>
                      <wps:cNvSpPr/>
                      <wps:spPr>
                        <a:xfrm>
                          <a:off x="0" y="0"/>
                          <a:ext cx="3849890" cy="15842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26" style="position:absolute;left:0;text-align:left;margin-left:20.85pt;margin-top:85.85pt;width:303.1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" filled="f" strokecolor="red" strokeweight="1pt">
                <v:stroke dashstyle="3 1"/>
              </v:rect>
            </w:pict>
          </mc:Fallback>
        </mc:AlternateContent>
      </w:r>
      <w:r>
        <w:rPr>
          <w:rFonts w:cs="宋体"/>
          <w:noProof/>
          <w:color w:val="000000"/>
          <w:sz w:val="24"/>
        </w:rPr>
        <w:drawing>
          <wp:inline distT="0" distB="0" distL="0" distR="0" wp14:anchorId="46829DA4" wp14:editId="1BE67778">
            <wp:extent cx="4516582" cy="2972341"/>
            <wp:effectExtent l="0" t="0" r="0" b="0"/>
            <wp:docPr id="32" name="图片 32" descr="G:\GITHUB\ComputerArchitectureExp\研讨\性能测试之集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ComputerArchitectureExp\研讨\性能测试之集群.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51"/>
                    <a:stretch/>
                  </pic:blipFill>
                  <pic:spPr bwMode="auto">
                    <a:xfrm>
                      <a:off x="0" y="0"/>
                      <a:ext cx="4515652" cy="2971729"/>
                    </a:xfrm>
                    <a:prstGeom prst="rect">
                      <a:avLst/>
                    </a:prstGeom>
                    <a:noFill/>
                    <a:ln>
                      <a:noFill/>
                    </a:ln>
                    <a:extLst>
                      <a:ext uri="{53640926-AAD7-44D8-BBD7-CCE9431645EC}">
                        <a14:shadowObscured xmlns:a14="http://schemas.microsoft.com/office/drawing/2010/main"/>
                      </a:ext>
                    </a:extLst>
                  </pic:spPr>
                </pic:pic>
              </a:graphicData>
            </a:graphic>
          </wp:inline>
        </w:drawing>
      </w:r>
    </w:p>
    <w:p w:rsidR="009352A4" w:rsidRDefault="009352A4" w:rsidP="009352A4">
      <w:pPr>
        <w:ind w:firstLine="420"/>
        <w:rPr>
          <w:rFonts w:cs="宋体"/>
          <w:color w:val="000000"/>
          <w:sz w:val="24"/>
        </w:rPr>
      </w:pPr>
      <w:r>
        <w:rPr>
          <w:rFonts w:cs="宋体" w:hint="eastAsia"/>
          <w:color w:val="000000"/>
          <w:sz w:val="24"/>
        </w:rPr>
        <w:t>图</w:t>
      </w:r>
      <w:r w:rsidR="00752EB1">
        <w:rPr>
          <w:rFonts w:cs="宋体" w:hint="eastAsia"/>
          <w:color w:val="000000"/>
          <w:sz w:val="24"/>
        </w:rPr>
        <w:t>3.2.2.7</w:t>
      </w:r>
    </w:p>
    <w:p w:rsidR="009352A4" w:rsidRDefault="009352A4" w:rsidP="0040753D">
      <w:pPr>
        <w:ind w:firstLine="420"/>
        <w:rPr>
          <w:rFonts w:cs="宋体"/>
          <w:color w:val="000000"/>
          <w:sz w:val="24"/>
        </w:rPr>
      </w:pPr>
    </w:p>
    <w:p w:rsidR="00C14C67" w:rsidRDefault="00D76D16" w:rsidP="00B36A08">
      <w:pPr>
        <w:pStyle w:val="3"/>
      </w:pPr>
      <w:bookmarkStart w:id="39" w:name="_Toc515297393"/>
      <w:r>
        <w:rPr>
          <w:rFonts w:hint="eastAsia"/>
        </w:rPr>
        <w:t>关系型数据库实例之</w:t>
      </w:r>
      <w:proofErr w:type="spellStart"/>
      <w:r w:rsidR="00C14C67" w:rsidRPr="009E4D18">
        <w:rPr>
          <w:rFonts w:hint="eastAsia"/>
        </w:rPr>
        <w:t>PostgreSQL</w:t>
      </w:r>
      <w:bookmarkEnd w:id="39"/>
      <w:proofErr w:type="spellEnd"/>
    </w:p>
    <w:p w:rsidR="00EF7CCE" w:rsidRDefault="00C14C67" w:rsidP="00C14C67">
      <w:pPr>
        <w:pStyle w:val="wxy0"/>
        <w:spacing w:line="240" w:lineRule="auto"/>
        <w:ind w:firstLineChars="0" w:firstLine="482"/>
      </w:pPr>
      <w:proofErr w:type="spellStart"/>
      <w:r w:rsidRPr="00316D2B">
        <w:rPr>
          <w:rFonts w:hint="eastAsia"/>
        </w:rPr>
        <w:t>PostgreSQL</w:t>
      </w:r>
      <w:proofErr w:type="spellEnd"/>
      <w:r>
        <w:rPr>
          <w:rFonts w:hint="eastAsia"/>
        </w:rPr>
        <w:t>是</w:t>
      </w:r>
      <w:r w:rsidR="00B95805">
        <w:rPr>
          <w:rFonts w:hint="eastAsia"/>
        </w:rPr>
        <w:t>最先进的</w:t>
      </w:r>
      <w:r>
        <w:rPr>
          <w:rFonts w:hint="eastAsia"/>
        </w:rPr>
        <w:t>开源对象关系型数据库</w:t>
      </w:r>
      <w:r w:rsidRPr="00316D2B">
        <w:t>管理系统</w:t>
      </w:r>
      <w:r w:rsidR="001443AB">
        <w:rPr>
          <w:rFonts w:hint="eastAsia"/>
        </w:rPr>
        <w:t>之一，</w:t>
      </w:r>
      <w:r w:rsidR="00DA15A8">
        <w:rPr>
          <w:rFonts w:hint="eastAsia"/>
        </w:rPr>
        <w:t>同样是开源数据库，因为其性能和功能远远优于</w:t>
      </w:r>
      <w:r w:rsidR="00DA15A8">
        <w:rPr>
          <w:rFonts w:hint="eastAsia"/>
        </w:rPr>
        <w:t>MySQL</w:t>
      </w:r>
      <w:r w:rsidR="00DA15A8">
        <w:rPr>
          <w:rFonts w:hint="eastAsia"/>
        </w:rPr>
        <w:t>，近几年选择</w:t>
      </w:r>
      <w:proofErr w:type="spellStart"/>
      <w:r w:rsidR="00DA15A8" w:rsidRPr="00316D2B">
        <w:rPr>
          <w:rFonts w:hint="eastAsia"/>
        </w:rPr>
        <w:t>PostgreSQL</w:t>
      </w:r>
      <w:proofErr w:type="spellEnd"/>
      <w:r w:rsidR="00DA15A8">
        <w:rPr>
          <w:rFonts w:hint="eastAsia"/>
        </w:rPr>
        <w:t>的厂家越来越多，</w:t>
      </w:r>
      <w:r w:rsidRPr="00316D2B">
        <w:rPr>
          <w:rFonts w:hint="eastAsia"/>
        </w:rPr>
        <w:t>苹果即为</w:t>
      </w:r>
      <w:r w:rsidR="00DA15A8">
        <w:rPr>
          <w:rFonts w:hint="eastAsia"/>
        </w:rPr>
        <w:t>放弃</w:t>
      </w:r>
      <w:r w:rsidRPr="00316D2B">
        <w:rPr>
          <w:rFonts w:hint="eastAsia"/>
        </w:rPr>
        <w:t xml:space="preserve">MySQL </w:t>
      </w:r>
      <w:r w:rsidR="00DA15A8">
        <w:rPr>
          <w:rFonts w:hint="eastAsia"/>
        </w:rPr>
        <w:t>，使用</w:t>
      </w:r>
      <w:r w:rsidRPr="00316D2B">
        <w:rPr>
          <w:rFonts w:hint="eastAsia"/>
        </w:rPr>
        <w:t xml:space="preserve"> </w:t>
      </w:r>
      <w:proofErr w:type="spellStart"/>
      <w:r w:rsidRPr="00316D2B">
        <w:rPr>
          <w:rFonts w:hint="eastAsia"/>
        </w:rPr>
        <w:t>PostgreSQL</w:t>
      </w:r>
      <w:proofErr w:type="spellEnd"/>
      <w:r w:rsidRPr="00316D2B">
        <w:rPr>
          <w:rFonts w:hint="eastAsia"/>
        </w:rPr>
        <w:t>的厂家之一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标准提供了许多其他现代特性</w:t>
      </w:r>
      <w:r>
        <w:rPr>
          <w:rFonts w:hint="eastAsia"/>
        </w:rPr>
        <w:t>，如</w:t>
      </w:r>
      <w:r w:rsidRPr="00316D2B">
        <w:rPr>
          <w:rFonts w:hint="eastAsia"/>
        </w:rPr>
        <w:t>触发器、</w:t>
      </w:r>
      <w:r w:rsidR="001443AB">
        <w:rPr>
          <w:rFonts w:hint="eastAsia"/>
        </w:rPr>
        <w:t>存储过程、</w:t>
      </w:r>
      <w:r w:rsidRPr="00316D2B">
        <w:rPr>
          <w:rFonts w:hint="eastAsia"/>
        </w:rPr>
        <w:t>视图、事务完整性</w:t>
      </w:r>
      <w:r w:rsidR="007639CC">
        <w:rPr>
          <w:rFonts w:hint="eastAsia"/>
        </w:rPr>
        <w:t>。</w:t>
      </w:r>
    </w:p>
    <w:p w:rsidR="00C14C67" w:rsidRDefault="00C14C67" w:rsidP="00C14C67">
      <w:pPr>
        <w:pStyle w:val="wxy0"/>
        <w:spacing w:line="240" w:lineRule="auto"/>
        <w:ind w:firstLineChars="0" w:firstLine="482"/>
      </w:pPr>
      <w:r>
        <w:rPr>
          <w:rFonts w:hint="eastAsia"/>
        </w:rPr>
        <w:t>在其他关系型数据库不同，</w:t>
      </w:r>
      <w:proofErr w:type="spellStart"/>
      <w:r w:rsidR="006B17D9" w:rsidRPr="00316D2B">
        <w:rPr>
          <w:rFonts w:hint="eastAsia"/>
        </w:rPr>
        <w:t>PostgreSQL</w:t>
      </w:r>
      <w:proofErr w:type="spellEnd"/>
      <w:r>
        <w:rPr>
          <w:rFonts w:hint="eastAsia"/>
        </w:rPr>
        <w:t>有自己的非标准扩展模块，这也使得它领先于同类型其他产品。</w:t>
      </w:r>
      <w:proofErr w:type="gramStart"/>
      <w:r w:rsidR="007639CC">
        <w:rPr>
          <w:rFonts w:hint="eastAsia"/>
        </w:rPr>
        <w:t>一</w:t>
      </w:r>
      <w:proofErr w:type="gramEnd"/>
      <w:r w:rsidR="007639CC">
        <w:rPr>
          <w:rFonts w:hint="eastAsia"/>
        </w:rPr>
        <w:t>：</w:t>
      </w:r>
      <w:r w:rsidR="007639CC">
        <w:rPr>
          <w:rFonts w:hint="eastAsia"/>
        </w:rPr>
        <w:t xml:space="preserve"> </w:t>
      </w:r>
      <w:r w:rsidR="007639CC">
        <w:rPr>
          <w:rFonts w:hint="eastAsia"/>
        </w:rPr>
        <w:t>它有自己的语言——</w:t>
      </w:r>
      <w:r w:rsidR="007639CC">
        <w:rPr>
          <w:rFonts w:hint="eastAsia"/>
        </w:rPr>
        <w:t>PL/</w:t>
      </w:r>
      <w:proofErr w:type="spellStart"/>
      <w:r w:rsidR="007639CC">
        <w:rPr>
          <w:rFonts w:hint="eastAsia"/>
        </w:rPr>
        <w:t>pgSQL</w:t>
      </w:r>
      <w:proofErr w:type="spellEnd"/>
      <w:r w:rsidR="007639CC">
        <w:rPr>
          <w:rFonts w:hint="eastAsia"/>
        </w:rPr>
        <w:t xml:space="preserve">, </w:t>
      </w:r>
      <w:r w:rsidR="007639CC">
        <w:rPr>
          <w:rFonts w:hint="eastAsia"/>
        </w:rPr>
        <w:t>也有</w:t>
      </w:r>
      <w:r w:rsidR="00DA15A8">
        <w:rPr>
          <w:rFonts w:hint="eastAsia"/>
        </w:rPr>
        <w:t>常见语言</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他支持更多的数据类型。它拥有</w:t>
      </w:r>
      <w:r w:rsidR="007639CC">
        <w:rPr>
          <w:rFonts w:hint="eastAsia"/>
        </w:rPr>
        <w:t>cube</w:t>
      </w:r>
      <w:r w:rsidR="007639CC">
        <w:rPr>
          <w:rFonts w:hint="eastAsia"/>
        </w:rPr>
        <w:t>数据类型，可以将数据映射为多维向量，实现对大量数据的空间聚集，空间计算；</w:t>
      </w:r>
      <w:r w:rsidR="00431A36">
        <w:rPr>
          <w:rFonts w:hint="eastAsia"/>
        </w:rPr>
        <w:t>支持文档对象</w:t>
      </w:r>
      <w:r>
        <w:rPr>
          <w:rFonts w:hint="eastAsia"/>
        </w:rPr>
        <w:t>，如</w:t>
      </w:r>
      <w:proofErr w:type="spellStart"/>
      <w:r w:rsidR="00431A36" w:rsidRPr="00431A36">
        <w:rPr>
          <w:rFonts w:hint="eastAsia"/>
        </w:rPr>
        <w:t>json</w:t>
      </w:r>
      <w:proofErr w:type="spellEnd"/>
      <w:r w:rsidR="00431A36" w:rsidRPr="00431A36">
        <w:rPr>
          <w:rFonts w:hint="eastAsia"/>
        </w:rPr>
        <w:t>，</w:t>
      </w:r>
      <w:proofErr w:type="spellStart"/>
      <w:r w:rsidR="00431A36" w:rsidRPr="00431A36">
        <w:rPr>
          <w:rFonts w:hint="eastAsia"/>
        </w:rPr>
        <w:t>hstore</w:t>
      </w:r>
      <w:proofErr w:type="spellEnd"/>
      <w:r w:rsidR="00431A36" w:rsidRPr="00431A36">
        <w:rPr>
          <w:rFonts w:hint="eastAsia"/>
        </w:rPr>
        <w:t>和</w:t>
      </w:r>
      <w:proofErr w:type="spellStart"/>
      <w:r w:rsidR="00431A36" w:rsidRPr="00431A36">
        <w:rPr>
          <w:rFonts w:hint="eastAsia"/>
        </w:rPr>
        <w:t>jsonb</w:t>
      </w:r>
      <w:proofErr w:type="spellEnd"/>
      <w:r w:rsidR="00431A36">
        <w:rPr>
          <w:rFonts w:hint="eastAsia"/>
        </w:rPr>
        <w:t>，借鉴了文档型数据库的优点，</w:t>
      </w:r>
      <w:r w:rsidR="00431A36" w:rsidRPr="00431A36">
        <w:rPr>
          <w:rFonts w:hint="eastAsia"/>
        </w:rPr>
        <w:t>其中的</w:t>
      </w:r>
      <w:proofErr w:type="spellStart"/>
      <w:r w:rsidR="00431A36" w:rsidRPr="00431A36">
        <w:rPr>
          <w:rFonts w:hint="eastAsia"/>
        </w:rPr>
        <w:t>jsonb</w:t>
      </w:r>
      <w:proofErr w:type="spellEnd"/>
      <w:r w:rsidR="00431A36">
        <w:rPr>
          <w:rFonts w:hint="eastAsia"/>
        </w:rPr>
        <w:t>性能优异，</w:t>
      </w:r>
      <w:r w:rsidR="00431A36" w:rsidRPr="00431A36">
        <w:rPr>
          <w:rFonts w:hint="eastAsia"/>
        </w:rPr>
        <w:t>甚至对文档型数据库造成了冲击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r w:rsidR="00436C82">
        <w:rPr>
          <w:rFonts w:hint="eastAsia"/>
        </w:rPr>
        <w:t>只</w:t>
      </w:r>
      <w:r w:rsidR="00814763">
        <w:rPr>
          <w:rFonts w:hint="eastAsia"/>
        </w:rPr>
        <w:t>支持</w:t>
      </w:r>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，同时还可以用正则表达式查询</w:t>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0"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，可以</w:t>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proofErr w:type="spellStart"/>
      <w:r w:rsidR="00A23425" w:rsidRPr="00A23425">
        <w:rPr>
          <w:rFonts w:hint="eastAsia"/>
        </w:rPr>
        <w:t>NoSQL</w:t>
      </w:r>
      <w:proofErr w:type="spellEnd"/>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proofErr w:type="spellStart"/>
      <w:r w:rsidRPr="00316D2B">
        <w:rPr>
          <w:rFonts w:hint="eastAsia"/>
        </w:rPr>
        <w:t>PostgreSQL</w:t>
      </w:r>
      <w:proofErr w:type="spellEnd"/>
      <w:r>
        <w:t>建模</w:t>
      </w:r>
      <w:r>
        <w:rPr>
          <w:rFonts w:hint="eastAsia"/>
        </w:rPr>
        <w:t>、设计表格的过程与</w:t>
      </w:r>
      <w:r>
        <w:rPr>
          <w:rFonts w:hint="eastAsia"/>
        </w:rPr>
        <w:t>MySQL</w:t>
      </w:r>
      <w:r>
        <w:rPr>
          <w:rFonts w:hint="eastAsia"/>
        </w:rPr>
        <w:t>类似，这里我们举例说明</w:t>
      </w:r>
      <w:proofErr w:type="spellStart"/>
      <w:r w:rsidRPr="00316D2B">
        <w:rPr>
          <w:rFonts w:hint="eastAsia"/>
        </w:rPr>
        <w:t>PostgreSQL</w:t>
      </w:r>
      <w:proofErr w:type="spellEnd"/>
      <w:r>
        <w:rPr>
          <w:rFonts w:hint="eastAsia"/>
        </w:rPr>
        <w:t>的查询和索引方式。在食品领域中，测试员对方便面的口味分析后给出了</w:t>
      </w:r>
      <w:r w:rsidR="0038464D">
        <w:rPr>
          <w:rFonts w:hint="eastAsia"/>
        </w:rPr>
        <w:t>如表</w:t>
      </w:r>
      <w:proofErr w:type="spellStart"/>
      <w:r w:rsidR="00D92F1D">
        <w:rPr>
          <w:rFonts w:hint="eastAsia"/>
        </w:rPr>
        <w:t>InsantNoodleTastes</w:t>
      </w:r>
      <w:proofErr w:type="spellEnd"/>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pPr>
      <w:r>
        <w:t>当我们需要查询与</w:t>
      </w:r>
      <w:r>
        <w:rPr>
          <w:rFonts w:hint="eastAsia"/>
        </w:rPr>
        <w:t>1001</w:t>
      </w:r>
      <w:r>
        <w:rPr>
          <w:rFonts w:hint="eastAsia"/>
        </w:rPr>
        <w:t>编号口味类似的方便面时，我们可以建立</w:t>
      </w:r>
      <w:r>
        <w:rPr>
          <w:rFonts w:hint="eastAsia"/>
        </w:rPr>
        <w:t>cube</w:t>
      </w:r>
      <w:r>
        <w:rPr>
          <w:rFonts w:hint="eastAsia"/>
        </w:rPr>
        <w:t>数据类型的列</w:t>
      </w:r>
      <w:proofErr w:type="spellStart"/>
      <w:r>
        <w:rPr>
          <w:rFonts w:hint="eastAsia"/>
        </w:rPr>
        <w:t>InstantNoodleTaste</w:t>
      </w:r>
      <w:r w:rsidR="00D92F1D">
        <w:rPr>
          <w:rFonts w:hint="eastAsia"/>
        </w:rPr>
        <w:t>Vector</w:t>
      </w:r>
      <w:proofErr w:type="spellEnd"/>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。此时，找到与</w:t>
      </w:r>
      <w:r>
        <w:rPr>
          <w:rFonts w:hint="eastAsia"/>
        </w:rPr>
        <w:t>1001</w:t>
      </w:r>
      <w:r>
        <w:rPr>
          <w:rFonts w:hint="eastAsia"/>
        </w:rPr>
        <w:t>距离较近的向量点，也就找到了口味类似的方便面</w:t>
      </w:r>
      <w:r w:rsidR="00EF7CCE">
        <w:rPr>
          <w:rFonts w:hint="eastAsia"/>
        </w:rPr>
        <w:t>，</w:t>
      </w:r>
      <w:r>
        <w:rPr>
          <w:rFonts w:hint="eastAsia"/>
        </w:rPr>
        <w:t>口味的相似度与两点间的距离成正比</w:t>
      </w:r>
      <w:r w:rsidR="00D92F1D">
        <w:rPr>
          <w:rFonts w:hint="eastAsia"/>
        </w:rPr>
        <w:t>。</w:t>
      </w:r>
      <w:r w:rsidR="00D92F1D">
        <w:rPr>
          <w:rFonts w:hint="eastAsia"/>
        </w:rPr>
        <w:lastRenderedPageBreak/>
        <w:t>我们可以使用</w:t>
      </w:r>
      <w:proofErr w:type="spellStart"/>
      <w:r w:rsidR="00D92F1D">
        <w:rPr>
          <w:rFonts w:hint="eastAsia"/>
        </w:rPr>
        <w:t>cube_distance</w:t>
      </w:r>
      <w:proofErr w:type="spellEnd"/>
      <w:r w:rsidR="00D92F1D">
        <w:rPr>
          <w:rFonts w:hint="eastAsia"/>
        </w:rPr>
        <w:t>()</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pPr>
            <w:bookmarkStart w:id="40" w:name="OLE_LINK2"/>
            <w:bookmarkStart w:id="41" w:name="OLE_LINK3"/>
            <w:r>
              <w:t>S</w:t>
            </w:r>
            <w:r>
              <w:rPr>
                <w:rFonts w:hint="eastAsia"/>
              </w:rPr>
              <w:t xml:space="preserve">ELECT </w:t>
            </w:r>
            <w:proofErr w:type="spellStart"/>
            <w:r>
              <w:rPr>
                <w:rFonts w:hint="eastAsia"/>
              </w:rPr>
              <w:t>InsantNoodleId</w:t>
            </w:r>
            <w:proofErr w:type="spellEnd"/>
            <w:r>
              <w:rPr>
                <w:rFonts w:hint="eastAsia"/>
              </w:rPr>
              <w:t xml:space="preserve">, </w:t>
            </w:r>
            <w:proofErr w:type="spellStart"/>
            <w:r>
              <w:rPr>
                <w:rFonts w:hint="eastAsia"/>
              </w:rPr>
              <w:t>cube_distance</w:t>
            </w:r>
            <w:proofErr w:type="spellEnd"/>
            <w:r>
              <w:rPr>
                <w:rFonts w:hint="eastAsia"/>
              </w:rPr>
              <w:t>(</w:t>
            </w:r>
            <w:proofErr w:type="spellStart"/>
            <w:r>
              <w:rPr>
                <w:rFonts w:hint="eastAsia"/>
              </w:rPr>
              <w:t>InstantNoodleTasteVector</w:t>
            </w:r>
            <w:proofErr w:type="spellEnd"/>
            <w:r>
              <w:rPr>
                <w:rFonts w:hint="eastAsia"/>
              </w:rPr>
              <w:t>,</w:t>
            </w:r>
            <w:r>
              <w:t>’</w:t>
            </w:r>
            <w:r>
              <w:rPr>
                <w:rFonts w:hint="eastAsia"/>
              </w:rPr>
              <w:t>( 5,7,3,0,2)</w:t>
            </w:r>
            <w:r>
              <w:t>’</w:t>
            </w:r>
            <w:r>
              <w:rPr>
                <w:rFonts w:hint="eastAsia"/>
              </w:rPr>
              <w:t xml:space="preserve">) </w:t>
            </w:r>
            <w:proofErr w:type="spellStart"/>
            <w:r>
              <w:rPr>
                <w:rFonts w:hint="eastAsia"/>
              </w:rPr>
              <w:t>distc</w:t>
            </w:r>
            <w:proofErr w:type="spellEnd"/>
          </w:p>
          <w:p w:rsidR="00D92F1D" w:rsidRDefault="00D92F1D" w:rsidP="00C14C67">
            <w:pPr>
              <w:pStyle w:val="wxy0"/>
              <w:spacing w:line="240" w:lineRule="auto"/>
              <w:ind w:firstLineChars="0" w:firstLine="0"/>
            </w:pPr>
            <w:r>
              <w:rPr>
                <w:rFonts w:hint="eastAsia"/>
              </w:rPr>
              <w:t xml:space="preserve">FROM  </w:t>
            </w:r>
            <w:proofErr w:type="spellStart"/>
            <w:r>
              <w:rPr>
                <w:rFonts w:hint="eastAsia"/>
              </w:rPr>
              <w:t>InsantNoodleTastes</w:t>
            </w:r>
            <w:proofErr w:type="spellEnd"/>
          </w:p>
          <w:p w:rsidR="00D92F1D" w:rsidRDefault="00D92F1D" w:rsidP="00C14C67">
            <w:pPr>
              <w:pStyle w:val="wxy0"/>
              <w:spacing w:line="240" w:lineRule="auto"/>
              <w:ind w:firstLineChars="0" w:firstLine="0"/>
            </w:pPr>
            <w:r>
              <w:rPr>
                <w:rFonts w:hint="eastAsia"/>
              </w:rPr>
              <w:t xml:space="preserve">ORDER BY </w:t>
            </w:r>
            <w:proofErr w:type="spellStart"/>
            <w:r>
              <w:rPr>
                <w:rFonts w:hint="eastAsia"/>
              </w:rPr>
              <w:t>distc</w:t>
            </w:r>
            <w:proofErr w:type="spellEnd"/>
            <w:r>
              <w:rPr>
                <w:rFonts w:hint="eastAsia"/>
              </w:rPr>
              <w:t>;</w:t>
            </w:r>
            <w:bookmarkEnd w:id="40"/>
            <w:bookmarkEnd w:id="41"/>
          </w:p>
        </w:tc>
      </w:tr>
    </w:tbl>
    <w:p w:rsidR="00D92F1D" w:rsidRDefault="00D92F1D" w:rsidP="00C14C67">
      <w:pPr>
        <w:pStyle w:val="wxy0"/>
        <w:spacing w:line="240" w:lineRule="auto"/>
        <w:ind w:firstLineChars="0" w:firstLine="482"/>
      </w:pPr>
      <w:r>
        <w:rPr>
          <w:rFonts w:hint="eastAsia"/>
        </w:rPr>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proofErr w:type="spellStart"/>
      <w:r w:rsidR="0033505A">
        <w:t>cube_enlarge</w:t>
      </w:r>
      <w:proofErr w:type="spellEnd"/>
      <w:r w:rsidR="0033505A">
        <w:rPr>
          <w:rFonts w:hint="eastAsia"/>
        </w:rPr>
        <w:t>(</w:t>
      </w:r>
      <w:proofErr w:type="spellStart"/>
      <w:r w:rsidR="0033505A">
        <w:rPr>
          <w:rFonts w:hint="eastAsia"/>
        </w:rPr>
        <w:t>cube,radius,dimensions</w:t>
      </w:r>
      <w:proofErr w:type="spellEnd"/>
      <w:r w:rsidR="0033505A">
        <w:rPr>
          <w:rFonts w:hint="eastAsia"/>
        </w:rPr>
        <w:t>)</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t xml:space="preserve">SELECT * </w:t>
            </w:r>
          </w:p>
          <w:p w:rsidR="0033505A" w:rsidRDefault="0033505A" w:rsidP="0033505A">
            <w:pPr>
              <w:pStyle w:val="wxy0"/>
              <w:ind w:firstLineChars="0" w:firstLine="0"/>
            </w:pPr>
            <w:r>
              <w:t xml:space="preserve">FROM </w:t>
            </w:r>
            <w:proofErr w:type="spellStart"/>
            <w:r>
              <w:t>InsantNoodleTastes</w:t>
            </w:r>
            <w:proofErr w:type="spellEnd"/>
            <w:r>
              <w:t xml:space="preserve"> s,</w:t>
            </w:r>
          </w:p>
          <w:p w:rsidR="0033505A" w:rsidRDefault="0033505A" w:rsidP="0033505A">
            <w:pPr>
              <w:pStyle w:val="wxy0"/>
              <w:ind w:firstLineChars="0" w:firstLine="0"/>
            </w:pPr>
            <w:r>
              <w:t>(SELECT</w:t>
            </w:r>
            <w:r>
              <w:rPr>
                <w:rFonts w:hint="eastAsia"/>
              </w:rPr>
              <w:t xml:space="preserve"> </w:t>
            </w:r>
            <w:proofErr w:type="spellStart"/>
            <w:r>
              <w:t>InstantNoodleTasteVector,InsantNoodleId</w:t>
            </w:r>
            <w:proofErr w:type="spellEnd"/>
            <w:r>
              <w:t xml:space="preserve"> FROM </w:t>
            </w:r>
            <w:proofErr w:type="spellStart"/>
            <w:r>
              <w:t>InsantNoodleTastes</w:t>
            </w:r>
            <w:proofErr w:type="spellEnd"/>
            <w:r>
              <w:t xml:space="preserve"> WHERE id = '1001') x</w:t>
            </w:r>
          </w:p>
          <w:p w:rsidR="0033505A" w:rsidRDefault="0033505A" w:rsidP="0033505A">
            <w:pPr>
              <w:pStyle w:val="wxy0"/>
              <w:ind w:firstLineChars="0" w:firstLine="0"/>
            </w:pPr>
            <w:r>
              <w:t xml:space="preserve">WHERE </w:t>
            </w:r>
            <w:proofErr w:type="spellStart"/>
            <w:r>
              <w:t>cube_enlarge</w:t>
            </w:r>
            <w:proofErr w:type="spellEnd"/>
            <w:r>
              <w:t>(</w:t>
            </w:r>
            <w:proofErr w:type="spellStart"/>
            <w:r>
              <w:t>x.InstantNoodleTasteVector</w:t>
            </w:r>
            <w:proofErr w:type="spellEnd"/>
            <w:r>
              <w:t xml:space="preserve">, </w:t>
            </w:r>
            <w:r>
              <w:rPr>
                <w:rFonts w:hint="eastAsia"/>
              </w:rPr>
              <w:t>6</w:t>
            </w:r>
            <w:r>
              <w:t xml:space="preserve">, 5) @&gt; </w:t>
            </w:r>
            <w:proofErr w:type="spellStart"/>
            <w:r>
              <w:t>s.InsantNoodleTaste</w:t>
            </w:r>
            <w:proofErr w:type="spellEnd"/>
            <w:r>
              <w:t xml:space="preserve"> AND x.id&lt;&gt;s.id</w:t>
            </w:r>
          </w:p>
          <w:p w:rsidR="0033505A" w:rsidRDefault="0033505A" w:rsidP="0033505A">
            <w:pPr>
              <w:pStyle w:val="wxy0"/>
              <w:ind w:firstLineChars="0" w:firstLine="0"/>
            </w:pPr>
            <w:r>
              <w:t xml:space="preserve">ORDER BY </w:t>
            </w:r>
            <w:proofErr w:type="spellStart"/>
            <w:r>
              <w:t>cube_distance</w:t>
            </w:r>
            <w:proofErr w:type="spellEnd"/>
            <w:r>
              <w:t>(</w:t>
            </w:r>
            <w:proofErr w:type="spellStart"/>
            <w:r>
              <w:t>x.InstantNoodleTasteVector</w:t>
            </w:r>
            <w:proofErr w:type="spellEnd"/>
            <w:r>
              <w:t xml:space="preserve">, </w:t>
            </w:r>
            <w:proofErr w:type="spellStart"/>
            <w:r>
              <w:t>s.InstantNoodleTasteVector</w:t>
            </w:r>
            <w:proofErr w:type="spellEnd"/>
            <w:r>
              <w:t>)</w:t>
            </w:r>
          </w:p>
          <w:p w:rsidR="00D92F1D" w:rsidRDefault="0033505A" w:rsidP="0033505A">
            <w:pPr>
              <w:pStyle w:val="wxy0"/>
              <w:spacing w:line="240" w:lineRule="auto"/>
              <w:ind w:firstLineChars="0" w:firstLine="0"/>
            </w:pPr>
            <w:r>
              <w:t xml:space="preserve">LIMIT </w:t>
            </w:r>
            <w:r>
              <w:rPr>
                <w:rFonts w:hint="eastAsia"/>
              </w:rPr>
              <w:t>3</w:t>
            </w:r>
            <w:r>
              <w:t>;</w:t>
            </w:r>
          </w:p>
        </w:tc>
      </w:tr>
    </w:tbl>
    <w:p w:rsidR="00B36A08" w:rsidRPr="00B36A08" w:rsidRDefault="00B36A08" w:rsidP="00B36A08">
      <w:pPr>
        <w:pStyle w:val="3"/>
      </w:pPr>
      <w:bookmarkStart w:id="42" w:name="_Toc515297394"/>
      <w:r>
        <w:rPr>
          <w:rFonts w:hint="eastAsia"/>
        </w:rPr>
        <w:t>MySQL和</w:t>
      </w:r>
      <w:proofErr w:type="spellStart"/>
      <w:r w:rsidRPr="009E4D18">
        <w:rPr>
          <w:rFonts w:hint="eastAsia"/>
        </w:rPr>
        <w:t>PostgreSQL</w:t>
      </w:r>
      <w:proofErr w:type="spellEnd"/>
      <w:r>
        <w:rPr>
          <w:rFonts w:hint="eastAsia"/>
        </w:rPr>
        <w:t>的性能对比测试</w:t>
      </w:r>
      <w:bookmarkEnd w:id="42"/>
    </w:p>
    <w:p w:rsidR="00EF7CCE" w:rsidRDefault="00C14C67" w:rsidP="00C0637F">
      <w:pPr>
        <w:tabs>
          <w:tab w:val="left" w:pos="450"/>
        </w:tabs>
        <w:ind w:firstLine="420"/>
        <w:rPr>
          <w:rFonts w:cs="宋体"/>
          <w:color w:val="000000"/>
          <w:sz w:val="24"/>
        </w:rPr>
      </w:pPr>
      <w:r>
        <w:rPr>
          <w:rFonts w:cs="宋体"/>
          <w:color w:val="000000"/>
          <w:sz w:val="24"/>
        </w:rPr>
        <w:tab/>
      </w:r>
      <w:r w:rsidR="00EF7CCE">
        <w:rPr>
          <w:rFonts w:cs="宋体"/>
          <w:color w:val="000000"/>
          <w:sz w:val="24"/>
        </w:rPr>
        <w:t>上一节介绍</w:t>
      </w:r>
      <w:proofErr w:type="spellStart"/>
      <w:r w:rsidR="00EF7CCE" w:rsidRPr="00316D2B">
        <w:rPr>
          <w:rFonts w:hint="eastAsia"/>
        </w:rPr>
        <w:t>PostgreSQL</w:t>
      </w:r>
      <w:proofErr w:type="spellEnd"/>
      <w:r w:rsidR="00EF7CCE">
        <w:rPr>
          <w:rFonts w:cs="宋体"/>
          <w:color w:val="000000"/>
          <w:sz w:val="24"/>
        </w:rPr>
        <w:t>时</w:t>
      </w:r>
      <w:r w:rsidR="00EF7CCE">
        <w:rPr>
          <w:rFonts w:cs="宋体" w:hint="eastAsia"/>
          <w:color w:val="000000"/>
          <w:sz w:val="24"/>
        </w:rPr>
        <w:t>，</w:t>
      </w:r>
      <w:r w:rsidR="00B36A08">
        <w:rPr>
          <w:rFonts w:cs="宋体"/>
          <w:color w:val="000000"/>
          <w:sz w:val="24"/>
        </w:rPr>
        <w:t>我们强调了</w:t>
      </w:r>
      <w:r w:rsidR="00EF7CCE">
        <w:rPr>
          <w:rFonts w:cs="宋体"/>
          <w:color w:val="000000"/>
          <w:sz w:val="24"/>
        </w:rPr>
        <w:t>它</w:t>
      </w:r>
      <w:r w:rsidR="00B36A08" w:rsidRPr="00EF7CCE">
        <w:rPr>
          <w:rFonts w:cs="宋体" w:hint="eastAsia"/>
          <w:color w:val="000000"/>
          <w:sz w:val="24"/>
        </w:rPr>
        <w:t>的高性能，</w:t>
      </w:r>
      <w:r w:rsidR="00B36A08">
        <w:rPr>
          <w:rFonts w:cs="宋体" w:hint="eastAsia"/>
          <w:color w:val="000000"/>
          <w:sz w:val="24"/>
        </w:rPr>
        <w:t>这里我们做实验对比一下</w:t>
      </w:r>
      <w:r w:rsidR="00B36A08">
        <w:rPr>
          <w:rFonts w:cs="宋体" w:hint="eastAsia"/>
          <w:color w:val="000000"/>
          <w:sz w:val="24"/>
        </w:rPr>
        <w:t>MySQL</w:t>
      </w:r>
      <w:r w:rsidR="00B36A08">
        <w:rPr>
          <w:rFonts w:cs="宋体" w:hint="eastAsia"/>
          <w:color w:val="000000"/>
          <w:sz w:val="24"/>
        </w:rPr>
        <w:t>和</w:t>
      </w:r>
      <w:proofErr w:type="spellStart"/>
      <w:r w:rsidR="00B36A08" w:rsidRPr="00EF7CCE">
        <w:rPr>
          <w:rFonts w:cs="宋体" w:hint="eastAsia"/>
          <w:color w:val="000000"/>
          <w:sz w:val="24"/>
        </w:rPr>
        <w:t>PostgreSQL</w:t>
      </w:r>
      <w:proofErr w:type="spellEnd"/>
      <w:r w:rsidR="00B36A08" w:rsidRPr="00EF7CCE">
        <w:rPr>
          <w:rFonts w:cs="宋体" w:hint="eastAsia"/>
          <w:color w:val="000000"/>
          <w:sz w:val="24"/>
        </w:rPr>
        <w:t>在读写上的性能。</w:t>
      </w:r>
      <w:r w:rsidR="00580334" w:rsidRPr="00EF7CCE">
        <w:rPr>
          <w:rFonts w:cs="宋体" w:hint="eastAsia"/>
          <w:color w:val="000000"/>
          <w:sz w:val="24"/>
        </w:rPr>
        <w:t>测试用表根据数据量大小分为两个，都以</w:t>
      </w:r>
      <w:r w:rsidR="00580334" w:rsidRPr="00EF7CCE">
        <w:rPr>
          <w:rFonts w:cs="宋体" w:hint="eastAsia"/>
          <w:color w:val="000000"/>
          <w:sz w:val="24"/>
        </w:rPr>
        <w:t>id</w:t>
      </w:r>
      <w:r w:rsidR="00580334" w:rsidRPr="00EF7CCE">
        <w:rPr>
          <w:rFonts w:cs="宋体" w:hint="eastAsia"/>
          <w:color w:val="000000"/>
          <w:sz w:val="24"/>
        </w:rPr>
        <w:t>为主键，结构相同，表一</w:t>
      </w:r>
      <w:r w:rsidR="00C0637F">
        <w:rPr>
          <w:rFonts w:cs="宋体" w:hint="eastAsia"/>
          <w:color w:val="000000"/>
          <w:sz w:val="24"/>
        </w:rPr>
        <w:t>十</w:t>
      </w:r>
      <w:r w:rsidR="00580334" w:rsidRPr="00EF7CCE">
        <w:rPr>
          <w:rFonts w:cs="宋体" w:hint="eastAsia"/>
          <w:color w:val="000000"/>
          <w:sz w:val="24"/>
        </w:rPr>
        <w:t>万行数据，表</w:t>
      </w:r>
      <w:proofErr w:type="gramStart"/>
      <w:r w:rsidR="00580334" w:rsidRPr="00EF7CCE">
        <w:rPr>
          <w:rFonts w:cs="宋体" w:hint="eastAsia"/>
          <w:color w:val="000000"/>
          <w:sz w:val="24"/>
        </w:rPr>
        <w:t>二</w:t>
      </w:r>
      <w:r w:rsidR="00C0637F">
        <w:rPr>
          <w:rFonts w:cs="宋体" w:hint="eastAsia"/>
          <w:color w:val="000000"/>
          <w:sz w:val="24"/>
        </w:rPr>
        <w:t>一</w:t>
      </w:r>
      <w:r w:rsidR="00580334" w:rsidRPr="00EF7CCE">
        <w:rPr>
          <w:rFonts w:cs="宋体" w:hint="eastAsia"/>
          <w:color w:val="000000"/>
          <w:sz w:val="24"/>
        </w:rPr>
        <w:t>千万</w:t>
      </w:r>
      <w:proofErr w:type="gramEnd"/>
      <w:r w:rsidR="00580334" w:rsidRPr="00EF7CCE">
        <w:rPr>
          <w:rFonts w:cs="宋体" w:hint="eastAsia"/>
          <w:color w:val="000000"/>
          <w:sz w:val="24"/>
        </w:rPr>
        <w:t>行数据。</w:t>
      </w:r>
      <w:r w:rsidR="00EF7CCE">
        <w:rPr>
          <w:rFonts w:cs="宋体" w:hint="eastAsia"/>
          <w:color w:val="000000"/>
          <w:sz w:val="24"/>
        </w:rPr>
        <w:t>结构</w:t>
      </w:r>
      <w:r w:rsidR="00C0637F">
        <w:rPr>
          <w:rFonts w:cs="宋体" w:hint="eastAsia"/>
          <w:color w:val="000000"/>
          <w:sz w:val="24"/>
        </w:rPr>
        <w:t>如</w:t>
      </w:r>
      <w:proofErr w:type="spellStart"/>
      <w:r w:rsidR="00C0637F" w:rsidRPr="00C0637F">
        <w:rPr>
          <w:rFonts w:cs="宋体"/>
          <w:color w:val="000000"/>
          <w:sz w:val="24"/>
        </w:rPr>
        <w:t>t</w:t>
      </w:r>
      <w:r w:rsidR="00C0637F">
        <w:rPr>
          <w:rFonts w:cs="宋体"/>
          <w:color w:val="000000"/>
          <w:sz w:val="24"/>
        </w:rPr>
        <w:t>able</w:t>
      </w:r>
      <w:r w:rsidR="00C0637F">
        <w:rPr>
          <w:rFonts w:cs="宋体" w:hint="eastAsia"/>
          <w:color w:val="000000"/>
          <w:sz w:val="24"/>
        </w:rPr>
        <w:t>One</w:t>
      </w:r>
      <w:proofErr w:type="spellEnd"/>
      <w:r w:rsidR="00C0637F" w:rsidRPr="00C0637F">
        <w:rPr>
          <w:rFonts w:cs="宋体"/>
          <w:color w:val="000000"/>
          <w:sz w:val="24"/>
        </w:rPr>
        <w:t xml:space="preserve">(id </w:t>
      </w:r>
      <w:proofErr w:type="spellStart"/>
      <w:r w:rsidR="00C0637F" w:rsidRPr="00C0637F">
        <w:rPr>
          <w:rFonts w:cs="宋体"/>
          <w:color w:val="000000"/>
          <w:sz w:val="24"/>
        </w:rPr>
        <w:t>int</w:t>
      </w:r>
      <w:proofErr w:type="spellEnd"/>
      <w:r w:rsidR="00C0637F" w:rsidRPr="00C0637F">
        <w:rPr>
          <w:rFonts w:cs="宋体"/>
          <w:color w:val="000000"/>
          <w:sz w:val="24"/>
        </w:rPr>
        <w:t xml:space="preserve"> primary key, value1 </w:t>
      </w:r>
      <w:proofErr w:type="spellStart"/>
      <w:r w:rsidR="00C0637F" w:rsidRPr="00C0637F">
        <w:rPr>
          <w:rFonts w:cs="宋体"/>
          <w:color w:val="000000"/>
          <w:sz w:val="24"/>
        </w:rPr>
        <w:t>int</w:t>
      </w:r>
      <w:proofErr w:type="spellEnd"/>
      <w:r w:rsidR="00C0637F" w:rsidRPr="00C0637F">
        <w:rPr>
          <w:rFonts w:cs="宋体"/>
          <w:color w:val="000000"/>
          <w:sz w:val="24"/>
        </w:rPr>
        <w:t xml:space="preserve">, value2 </w:t>
      </w:r>
      <w:proofErr w:type="spellStart"/>
      <w:r w:rsidR="00C0637F" w:rsidRPr="00C0637F">
        <w:rPr>
          <w:rFonts w:cs="宋体"/>
          <w:color w:val="000000"/>
          <w:sz w:val="24"/>
        </w:rPr>
        <w:t>varchar</w:t>
      </w:r>
      <w:proofErr w:type="spellEnd"/>
      <w:r w:rsidR="00C0637F" w:rsidRPr="00C0637F">
        <w:rPr>
          <w:rFonts w:cs="宋体"/>
          <w:color w:val="000000"/>
          <w:sz w:val="24"/>
        </w:rPr>
        <w:t>(2</w:t>
      </w:r>
      <w:r w:rsidR="00C0637F">
        <w:rPr>
          <w:rFonts w:cs="宋体"/>
          <w:color w:val="000000"/>
          <w:sz w:val="24"/>
        </w:rPr>
        <w:t>0))</w:t>
      </w:r>
      <w:r w:rsidR="00EF7CCE">
        <w:rPr>
          <w:rFonts w:cs="宋体" w:hint="eastAsia"/>
          <w:color w:val="000000"/>
          <w:sz w:val="24"/>
        </w:rPr>
        <w:t>。运行</w:t>
      </w:r>
      <w:r w:rsidR="00580334" w:rsidRPr="00EF7CCE">
        <w:rPr>
          <w:rFonts w:cs="宋体" w:hint="eastAsia"/>
          <w:color w:val="000000"/>
          <w:sz w:val="24"/>
        </w:rPr>
        <w:t>环境一样，</w:t>
      </w:r>
      <w:r w:rsidR="00C0637F">
        <w:rPr>
          <w:rFonts w:cs="宋体" w:hint="eastAsia"/>
          <w:color w:val="000000"/>
          <w:sz w:val="24"/>
        </w:rPr>
        <w:t>都为</w:t>
      </w:r>
      <w:r w:rsidR="00C0637F">
        <w:rPr>
          <w:rFonts w:cs="宋体" w:hint="eastAsia"/>
          <w:color w:val="000000"/>
          <w:sz w:val="24"/>
        </w:rPr>
        <w:t>ubuntu1</w:t>
      </w:r>
      <w:r w:rsidR="00C0637F">
        <w:rPr>
          <w:rFonts w:cs="宋体" w:hint="eastAsia"/>
          <w:color w:val="000000"/>
          <w:sz w:val="24"/>
        </w:rPr>
        <w:t>核</w:t>
      </w:r>
      <w:r w:rsidR="00C0637F">
        <w:rPr>
          <w:rFonts w:cs="宋体" w:hint="eastAsia"/>
          <w:color w:val="000000"/>
          <w:sz w:val="24"/>
        </w:rPr>
        <w:t>1G</w:t>
      </w:r>
      <w:r w:rsidR="00C0637F">
        <w:rPr>
          <w:rFonts w:cs="宋体" w:hint="eastAsia"/>
          <w:color w:val="000000"/>
          <w:sz w:val="24"/>
        </w:rPr>
        <w:t>内存，</w:t>
      </w:r>
      <w:r w:rsidR="00EF7CCE">
        <w:rPr>
          <w:rFonts w:cs="宋体" w:hint="eastAsia"/>
          <w:color w:val="000000"/>
          <w:sz w:val="24"/>
        </w:rPr>
        <w:t>服务器</w:t>
      </w:r>
      <w:r w:rsidR="00580334" w:rsidRPr="00EF7CCE">
        <w:rPr>
          <w:rFonts w:cs="宋体" w:hint="eastAsia"/>
          <w:color w:val="000000"/>
          <w:sz w:val="24"/>
        </w:rPr>
        <w:t>配置都设为默认。测试</w:t>
      </w:r>
      <w:r w:rsidR="00B36A08" w:rsidRPr="00EF7CCE">
        <w:rPr>
          <w:rFonts w:cs="宋体" w:hint="eastAsia"/>
          <w:color w:val="000000"/>
          <w:sz w:val="24"/>
        </w:rPr>
        <w:t>设计</w:t>
      </w:r>
      <w:r w:rsidR="00580334" w:rsidRPr="00EF7CCE">
        <w:rPr>
          <w:rFonts w:cs="宋体" w:hint="eastAsia"/>
          <w:color w:val="000000"/>
          <w:sz w:val="24"/>
        </w:rPr>
        <w:t>为</w:t>
      </w:r>
      <w:r w:rsidR="00B36A08" w:rsidRPr="00EF7CCE">
        <w:rPr>
          <w:rFonts w:cs="宋体" w:hint="eastAsia"/>
          <w:color w:val="000000"/>
          <w:sz w:val="24"/>
        </w:rPr>
        <w:t>四个部分，分别是：</w:t>
      </w:r>
      <w:r w:rsidR="00580334" w:rsidRPr="00EF7CCE">
        <w:rPr>
          <w:rFonts w:cs="宋体" w:hint="eastAsia"/>
          <w:color w:val="000000"/>
          <w:sz w:val="24"/>
        </w:rPr>
        <w:t>1.</w:t>
      </w:r>
      <w:r w:rsidR="00580334" w:rsidRPr="00EF7CCE">
        <w:rPr>
          <w:rFonts w:cs="宋体" w:hint="eastAsia"/>
          <w:color w:val="000000"/>
          <w:sz w:val="24"/>
        </w:rPr>
        <w:t>根据主键</w:t>
      </w:r>
      <w:r w:rsidR="00580334" w:rsidRPr="00EF7CCE">
        <w:rPr>
          <w:rFonts w:cs="宋体" w:hint="eastAsia"/>
          <w:color w:val="000000"/>
          <w:sz w:val="24"/>
        </w:rPr>
        <w:t>id</w:t>
      </w:r>
      <w:r w:rsidR="00D76D16">
        <w:rPr>
          <w:rFonts w:cs="宋体" w:hint="eastAsia"/>
          <w:color w:val="000000"/>
          <w:sz w:val="24"/>
        </w:rPr>
        <w:t>随机</w:t>
      </w:r>
      <w:r w:rsidR="00580334" w:rsidRPr="00EF7CCE">
        <w:rPr>
          <w:rFonts w:cs="宋体" w:hint="eastAsia"/>
          <w:color w:val="000000"/>
          <w:sz w:val="24"/>
        </w:rPr>
        <w:t>读数据，</w:t>
      </w:r>
      <w:r w:rsidR="00580334" w:rsidRPr="00EF7CCE">
        <w:rPr>
          <w:rFonts w:cs="宋体" w:hint="eastAsia"/>
          <w:color w:val="000000"/>
          <w:sz w:val="24"/>
        </w:rPr>
        <w:t>2.</w:t>
      </w:r>
      <w:r w:rsidR="00580334" w:rsidRPr="00EF7CCE">
        <w:rPr>
          <w:rFonts w:cs="宋体" w:hint="eastAsia"/>
          <w:color w:val="000000"/>
          <w:sz w:val="24"/>
        </w:rPr>
        <w:t>单行插入。</w:t>
      </w:r>
      <w:r w:rsidR="00580334" w:rsidRPr="00EF7CCE">
        <w:rPr>
          <w:rFonts w:cs="宋体" w:hint="eastAsia"/>
          <w:color w:val="000000"/>
          <w:sz w:val="24"/>
        </w:rPr>
        <w:t xml:space="preserve">3. </w:t>
      </w:r>
      <w:r w:rsidR="00580334" w:rsidRPr="00EF7CCE">
        <w:rPr>
          <w:rFonts w:cs="宋体" w:hint="eastAsia"/>
          <w:color w:val="000000"/>
          <w:sz w:val="24"/>
        </w:rPr>
        <w:t>单行删除。</w:t>
      </w:r>
      <w:r w:rsidR="00580334" w:rsidRPr="00EF7CCE">
        <w:rPr>
          <w:rFonts w:cs="宋体" w:hint="eastAsia"/>
          <w:color w:val="000000"/>
          <w:sz w:val="24"/>
        </w:rPr>
        <w:t>4.</w:t>
      </w:r>
      <w:r w:rsidR="00580334" w:rsidRPr="00EF7CCE">
        <w:rPr>
          <w:rFonts w:cs="宋体" w:hint="eastAsia"/>
          <w:color w:val="000000"/>
          <w:sz w:val="24"/>
        </w:rPr>
        <w:t>单行更新</w:t>
      </w:r>
      <w:r w:rsidR="00B36A08" w:rsidRPr="00EF7CCE">
        <w:rPr>
          <w:rFonts w:cs="宋体" w:hint="eastAsia"/>
          <w:color w:val="000000"/>
          <w:sz w:val="24"/>
        </w:rPr>
        <w:t>。</w:t>
      </w:r>
      <w:r w:rsidR="00580334" w:rsidRPr="00EF7CCE">
        <w:rPr>
          <w:rFonts w:cs="宋体" w:hint="eastAsia"/>
          <w:color w:val="000000"/>
          <w:sz w:val="24"/>
        </w:rPr>
        <w:t>测试指标包括每秒查询数和查询响应时间。</w:t>
      </w:r>
      <w:r w:rsidR="00A372D2">
        <w:rPr>
          <w:rFonts w:cs="宋体" w:hint="eastAsia"/>
          <w:color w:val="000000"/>
          <w:sz w:val="24"/>
        </w:rPr>
        <w:t>每秒查询数测试了数据库系统可以支持每秒执行多少次操作，说明了它的吞吐量性能。而</w:t>
      </w:r>
      <w:r w:rsidR="00A372D2" w:rsidRPr="00EF7CCE">
        <w:rPr>
          <w:rFonts w:cs="宋体" w:hint="eastAsia"/>
          <w:color w:val="000000"/>
          <w:sz w:val="24"/>
        </w:rPr>
        <w:t>查询响应时间</w:t>
      </w:r>
      <w:r w:rsidR="00A372D2">
        <w:rPr>
          <w:rFonts w:cs="宋体" w:hint="eastAsia"/>
          <w:color w:val="000000"/>
          <w:sz w:val="24"/>
        </w:rPr>
        <w:t>决定了数据库系统操作的速度。我</w:t>
      </w:r>
      <w:r w:rsidR="00B36A08" w:rsidRPr="00EF7CCE">
        <w:rPr>
          <w:rFonts w:cs="宋体" w:hint="eastAsia"/>
          <w:color w:val="000000"/>
          <w:sz w:val="24"/>
        </w:rPr>
        <w:t>将实验结果用</w:t>
      </w:r>
      <w:r w:rsidR="00B36A08" w:rsidRPr="00EF7CCE">
        <w:rPr>
          <w:rFonts w:cs="宋体" w:hint="eastAsia"/>
          <w:color w:val="000000"/>
          <w:sz w:val="24"/>
        </w:rPr>
        <w:t>python</w:t>
      </w:r>
      <w:r w:rsidR="00B36A08" w:rsidRPr="00EF7CCE">
        <w:rPr>
          <w:rFonts w:cs="宋体" w:hint="eastAsia"/>
          <w:color w:val="000000"/>
          <w:sz w:val="24"/>
        </w:rPr>
        <w:t>的</w:t>
      </w:r>
      <w:proofErr w:type="spellStart"/>
      <w:r w:rsidR="00B36A08" w:rsidRPr="00EF7CCE">
        <w:rPr>
          <w:rFonts w:cs="宋体"/>
          <w:color w:val="000000"/>
          <w:sz w:val="24"/>
        </w:rPr>
        <w:t>matplotlib</w:t>
      </w:r>
      <w:proofErr w:type="spellEnd"/>
      <w:r w:rsidR="00580334" w:rsidRPr="00EF7CCE">
        <w:rPr>
          <w:rFonts w:cs="宋体"/>
          <w:color w:val="000000"/>
          <w:sz w:val="24"/>
        </w:rPr>
        <w:t>进行画图</w:t>
      </w:r>
      <w:r w:rsidR="00580334" w:rsidRPr="00EF7CCE">
        <w:rPr>
          <w:rFonts w:cs="宋体" w:hint="eastAsia"/>
          <w:color w:val="000000"/>
          <w:sz w:val="24"/>
        </w:rPr>
        <w:t>。</w:t>
      </w:r>
    </w:p>
    <w:p w:rsidR="00580334" w:rsidRPr="00EF7CCE" w:rsidRDefault="00580334" w:rsidP="00B36A08">
      <w:pPr>
        <w:tabs>
          <w:tab w:val="left" w:pos="450"/>
        </w:tabs>
        <w:ind w:firstLine="420"/>
        <w:rPr>
          <w:rFonts w:cs="宋体"/>
          <w:color w:val="000000"/>
          <w:sz w:val="24"/>
        </w:rPr>
      </w:pPr>
      <w:r w:rsidRPr="00EF7CCE">
        <w:rPr>
          <w:rFonts w:cs="宋体"/>
          <w:color w:val="000000"/>
          <w:sz w:val="24"/>
        </w:rPr>
        <w:t>结果如下</w:t>
      </w:r>
      <w:r w:rsidRPr="00EF7CCE">
        <w:rPr>
          <w:rFonts w:cs="宋体" w:hint="eastAsia"/>
          <w:color w:val="000000"/>
          <w:sz w:val="24"/>
        </w:rPr>
        <w:t>：</w:t>
      </w:r>
    </w:p>
    <w:p w:rsidR="00C14C67" w:rsidRPr="00EF7CCE" w:rsidRDefault="00580334" w:rsidP="00580334">
      <w:pPr>
        <w:ind w:firstLine="420"/>
        <w:rPr>
          <w:rFonts w:cs="宋体"/>
          <w:color w:val="000000"/>
          <w:sz w:val="24"/>
        </w:rPr>
      </w:pPr>
      <w:r w:rsidRPr="00EF7CCE">
        <w:rPr>
          <w:rFonts w:cs="宋体" w:hint="eastAsia"/>
          <w:color w:val="000000"/>
          <w:sz w:val="24"/>
        </w:rPr>
        <w:t>测试</w:t>
      </w:r>
      <w:proofErr w:type="gramStart"/>
      <w:r w:rsidRPr="00EF7CCE">
        <w:rPr>
          <w:rFonts w:cs="宋体" w:hint="eastAsia"/>
          <w:color w:val="000000"/>
          <w:sz w:val="24"/>
        </w:rPr>
        <w:t>一</w:t>
      </w:r>
      <w:proofErr w:type="gramEnd"/>
      <w:r w:rsidRPr="00EF7CCE">
        <w:rPr>
          <w:rFonts w:cs="宋体" w:hint="eastAsia"/>
          <w:color w:val="000000"/>
          <w:sz w:val="24"/>
        </w:rPr>
        <w:t>：</w:t>
      </w:r>
    </w:p>
    <w:p w:rsidR="00580334" w:rsidRDefault="00A372D2" w:rsidP="00580334">
      <w:pPr>
        <w:ind w:firstLine="420"/>
        <w:rPr>
          <w:rFonts w:cs="宋体"/>
          <w:color w:val="000000"/>
          <w:sz w:val="24"/>
        </w:rPr>
      </w:pPr>
      <w:r>
        <w:rPr>
          <w:noProof/>
        </w:rPr>
        <w:lastRenderedPageBreak/>
        <w:drawing>
          <wp:inline distT="0" distB="0" distL="0" distR="0" wp14:anchorId="33366229" wp14:editId="48608EC5">
            <wp:extent cx="3456940" cy="312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3.2.4.1</w:t>
      </w:r>
    </w:p>
    <w:p w:rsidR="00580334" w:rsidRDefault="00580334" w:rsidP="00580334">
      <w:pPr>
        <w:ind w:firstLine="420"/>
        <w:rPr>
          <w:rFonts w:cs="宋体"/>
          <w:color w:val="000000"/>
          <w:sz w:val="24"/>
        </w:rPr>
      </w:pPr>
      <w:r w:rsidRPr="00EF7CCE">
        <w:rPr>
          <w:rFonts w:cs="宋体" w:hint="eastAsia"/>
          <w:color w:val="000000"/>
          <w:sz w:val="24"/>
        </w:rPr>
        <w:t>测试二：</w:t>
      </w:r>
    </w:p>
    <w:p w:rsidR="00D76D16" w:rsidRDefault="00A372D2" w:rsidP="00580334">
      <w:pPr>
        <w:ind w:firstLine="420"/>
        <w:rPr>
          <w:rFonts w:cs="宋体"/>
          <w:color w:val="000000"/>
          <w:sz w:val="24"/>
        </w:rPr>
      </w:pPr>
      <w:r>
        <w:rPr>
          <w:noProof/>
        </w:rPr>
        <w:drawing>
          <wp:inline distT="0" distB="0" distL="0" distR="0" wp14:anchorId="3B51E72B" wp14:editId="501E4106">
            <wp:extent cx="3456940" cy="312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3.2.4.2</w:t>
      </w:r>
    </w:p>
    <w:p w:rsidR="00580334" w:rsidRDefault="00580334" w:rsidP="00580334">
      <w:pPr>
        <w:ind w:firstLine="420"/>
        <w:rPr>
          <w:rFonts w:cs="宋体"/>
          <w:color w:val="000000"/>
          <w:sz w:val="24"/>
        </w:rPr>
      </w:pPr>
      <w:r w:rsidRPr="00EF7CCE">
        <w:rPr>
          <w:rFonts w:cs="宋体" w:hint="eastAsia"/>
          <w:color w:val="000000"/>
          <w:sz w:val="24"/>
        </w:rPr>
        <w:t>测试三：</w:t>
      </w:r>
    </w:p>
    <w:p w:rsidR="00D76D16" w:rsidRDefault="00A372D2" w:rsidP="00580334">
      <w:pPr>
        <w:ind w:firstLine="420"/>
        <w:rPr>
          <w:rFonts w:cs="宋体"/>
          <w:color w:val="000000"/>
          <w:sz w:val="24"/>
        </w:rPr>
      </w:pPr>
      <w:r>
        <w:rPr>
          <w:noProof/>
        </w:rPr>
        <w:lastRenderedPageBreak/>
        <w:drawing>
          <wp:inline distT="0" distB="0" distL="0" distR="0" wp14:anchorId="33B16C4E" wp14:editId="3894C01B">
            <wp:extent cx="3456940" cy="312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D76D16">
      <w:pPr>
        <w:ind w:firstLine="420"/>
        <w:rPr>
          <w:rFonts w:cs="宋体"/>
          <w:color w:val="000000"/>
          <w:sz w:val="24"/>
        </w:rPr>
      </w:pPr>
      <w:r>
        <w:rPr>
          <w:rFonts w:cs="宋体" w:hint="eastAsia"/>
          <w:color w:val="000000"/>
          <w:sz w:val="24"/>
        </w:rPr>
        <w:t>图</w:t>
      </w:r>
      <w:r>
        <w:rPr>
          <w:rFonts w:cs="宋体" w:hint="eastAsia"/>
          <w:color w:val="000000"/>
          <w:sz w:val="24"/>
        </w:rPr>
        <w:t>3.2.4.3</w:t>
      </w:r>
    </w:p>
    <w:p w:rsidR="00580334" w:rsidRPr="00EF7CCE" w:rsidRDefault="00580334" w:rsidP="00580334">
      <w:pPr>
        <w:ind w:firstLine="420"/>
        <w:rPr>
          <w:rFonts w:cs="宋体"/>
          <w:color w:val="000000"/>
          <w:sz w:val="24"/>
        </w:rPr>
      </w:pPr>
      <w:r w:rsidRPr="00EF7CCE">
        <w:rPr>
          <w:rFonts w:cs="宋体" w:hint="eastAsia"/>
          <w:color w:val="000000"/>
          <w:sz w:val="24"/>
        </w:rPr>
        <w:t>测试四：</w:t>
      </w:r>
    </w:p>
    <w:p w:rsidR="00580334" w:rsidRDefault="00A372D2" w:rsidP="00B36A08">
      <w:pPr>
        <w:tabs>
          <w:tab w:val="left" w:pos="450"/>
        </w:tabs>
        <w:ind w:firstLine="420"/>
        <w:rPr>
          <w:rFonts w:cs="宋体"/>
          <w:color w:val="000000"/>
          <w:sz w:val="24"/>
        </w:rPr>
      </w:pPr>
      <w:r>
        <w:rPr>
          <w:noProof/>
        </w:rPr>
        <w:drawing>
          <wp:inline distT="0" distB="0" distL="0" distR="0" wp14:anchorId="3D9AA87F" wp14:editId="713EDE0F">
            <wp:extent cx="3456940" cy="3126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580334" w:rsidRDefault="00D76D16" w:rsidP="00A372D2">
      <w:pPr>
        <w:ind w:firstLine="420"/>
        <w:rPr>
          <w:rFonts w:cs="宋体"/>
          <w:color w:val="000000"/>
          <w:sz w:val="24"/>
        </w:rPr>
      </w:pPr>
      <w:r>
        <w:rPr>
          <w:rFonts w:cs="宋体" w:hint="eastAsia"/>
          <w:color w:val="000000"/>
          <w:sz w:val="24"/>
        </w:rPr>
        <w:t>图</w:t>
      </w:r>
      <w:r>
        <w:rPr>
          <w:rFonts w:cs="宋体" w:hint="eastAsia"/>
          <w:color w:val="000000"/>
          <w:sz w:val="24"/>
        </w:rPr>
        <w:t>3.2.4.4</w:t>
      </w:r>
    </w:p>
    <w:p w:rsidR="00C14C67" w:rsidRPr="00C14C67" w:rsidRDefault="00C14C67" w:rsidP="0040753D">
      <w:pPr>
        <w:ind w:firstLine="420"/>
        <w:rPr>
          <w:rFonts w:cs="宋体"/>
          <w:color w:val="000000"/>
          <w:sz w:val="24"/>
        </w:rPr>
      </w:pPr>
    </w:p>
    <w:p w:rsidR="00DD6169" w:rsidRDefault="00DD6169" w:rsidP="00DD6169">
      <w:pPr>
        <w:pStyle w:val="2"/>
        <w:spacing w:before="120" w:after="120"/>
      </w:pPr>
      <w:bookmarkStart w:id="43" w:name="_Toc515297395"/>
      <w:r>
        <w:rPr>
          <w:rFonts w:hint="eastAsia"/>
        </w:rPr>
        <w:t>对象型数据库</w:t>
      </w:r>
      <w:bookmarkEnd w:id="43"/>
    </w:p>
    <w:p w:rsidR="00D76D16" w:rsidRPr="00D76D16" w:rsidRDefault="00D76D16" w:rsidP="00D76D16">
      <w:pPr>
        <w:pStyle w:val="3"/>
      </w:pPr>
      <w:bookmarkStart w:id="44" w:name="_Toc515297396"/>
      <w:r>
        <w:t>概述</w:t>
      </w:r>
      <w:bookmarkEnd w:id="44"/>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”的思想，</w:t>
      </w:r>
      <w:r w:rsidRPr="00E94307">
        <w:rPr>
          <w:rFonts w:cs="宋体" w:hint="eastAsia"/>
          <w:color w:val="000000"/>
          <w:sz w:val="24"/>
        </w:rPr>
        <w:t>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w:t>
      </w:r>
      <w:r w:rsidRPr="00E94307">
        <w:rPr>
          <w:rFonts w:cs="宋体" w:hint="eastAsia"/>
          <w:color w:val="000000"/>
          <w:sz w:val="24"/>
        </w:rPr>
        <w:lastRenderedPageBreak/>
        <w:t>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对象模型，面向对象数据库模式</w:t>
      </w:r>
      <w:r w:rsidR="00DA15A8">
        <w:rPr>
          <w:rFonts w:cs="宋体" w:hint="eastAsia"/>
          <w:color w:val="000000"/>
          <w:sz w:val="24"/>
        </w:rPr>
        <w:t>某种意义上也是类的集合，</w:t>
      </w:r>
      <w:r w:rsidRPr="00E94307">
        <w:rPr>
          <w:rFonts w:cs="宋体" w:hint="eastAsia"/>
          <w:color w:val="000000"/>
          <w:sz w:val="24"/>
        </w:rPr>
        <w:t>面向对象的数据模型</w:t>
      </w:r>
      <w:r w:rsidR="00DA15A8">
        <w:rPr>
          <w:rFonts w:cs="宋体" w:hint="eastAsia"/>
          <w:color w:val="000000"/>
          <w:sz w:val="24"/>
        </w:rPr>
        <w:t>用的是</w:t>
      </w:r>
      <w:r w:rsidR="001443AB">
        <w:rPr>
          <w:rFonts w:cs="宋体" w:hint="eastAsia"/>
          <w:color w:val="000000"/>
          <w:sz w:val="24"/>
        </w:rPr>
        <w:t>类层次结构</w:t>
      </w:r>
      <w:r w:rsidR="000768EA">
        <w:rPr>
          <w:rFonts w:cs="宋体" w:hint="eastAsia"/>
          <w:color w:val="000000"/>
          <w:sz w:val="24"/>
        </w:rPr>
        <w:t>，一组类可以形成一个类层次，</w:t>
      </w:r>
      <w:r w:rsidR="001443AB">
        <w:rPr>
          <w:rFonts w:cs="宋体" w:hint="eastAsia"/>
          <w:color w:val="000000"/>
          <w:sz w:val="24"/>
        </w:rPr>
        <w:t>在一个类层次中，一个类继承其超类的全部属性和</w:t>
      </w:r>
      <w:r w:rsidR="001443AB" w:rsidRPr="00E94307">
        <w:rPr>
          <w:rFonts w:cs="宋体" w:hint="eastAsia"/>
          <w:color w:val="000000"/>
          <w:sz w:val="24"/>
        </w:rPr>
        <w:t>方法</w:t>
      </w:r>
      <w:r w:rsidRPr="00E94307">
        <w:rPr>
          <w:rFonts w:cs="宋体" w:hint="eastAsia"/>
          <w:color w:val="000000"/>
          <w:sz w:val="24"/>
        </w:rPr>
        <w:t>。</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w:t>
      </w:r>
      <w:proofErr w:type="gramStart"/>
      <w:r w:rsidR="000768EA">
        <w:rPr>
          <w:rFonts w:cs="宋体" w:hint="eastAsia"/>
          <w:color w:val="000000"/>
          <w:sz w:val="24"/>
        </w:rPr>
        <w:t>刃</w:t>
      </w:r>
      <w:proofErr w:type="gramEnd"/>
      <w:r w:rsidR="000768EA">
        <w:rPr>
          <w:rFonts w:cs="宋体" w:hint="eastAsia"/>
          <w:color w:val="000000"/>
          <w:sz w:val="24"/>
        </w:rPr>
        <w:t>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w:t>
      </w:r>
      <w:r w:rsidR="00436C82">
        <w:rPr>
          <w:rFonts w:cs="宋体" w:hint="eastAsia"/>
          <w:color w:val="000000"/>
          <w:sz w:val="24"/>
        </w:rPr>
        <w:t>对象</w:t>
      </w:r>
      <w:r w:rsidRPr="00E94307">
        <w:rPr>
          <w:rFonts w:cs="宋体" w:hint="eastAsia"/>
          <w:color w:val="000000"/>
          <w:sz w:val="24"/>
        </w:rPr>
        <w:t>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分析其组成并结合表现，我们可以得出结论，面向对象型数据库支持复杂对象建模方法</w:t>
      </w:r>
      <w:r w:rsidR="001443AB">
        <w:rPr>
          <w:rFonts w:cs="宋体" w:hint="eastAsia"/>
          <w:color w:val="000000"/>
          <w:sz w:val="24"/>
        </w:rPr>
        <w:t>。</w:t>
      </w:r>
      <w:r w:rsidRPr="00E94307">
        <w:rPr>
          <w:rFonts w:cs="宋体" w:hint="eastAsia"/>
          <w:color w:val="000000"/>
          <w:sz w:val="24"/>
        </w:rPr>
        <w:t>对象</w:t>
      </w:r>
      <w:r w:rsidR="001443AB">
        <w:rPr>
          <w:rFonts w:cs="宋体" w:hint="eastAsia"/>
          <w:color w:val="000000"/>
          <w:sz w:val="24"/>
        </w:rPr>
        <w:t>的独立对象标识可以加快</w:t>
      </w:r>
      <w:r w:rsidRPr="00E94307">
        <w:rPr>
          <w:rFonts w:cs="宋体" w:hint="eastAsia"/>
          <w:color w:val="000000"/>
          <w:sz w:val="24"/>
        </w:rPr>
        <w:t>查询速度</w:t>
      </w:r>
      <w:r w:rsidR="001443AB">
        <w:rPr>
          <w:rFonts w:cs="宋体" w:hint="eastAsia"/>
          <w:color w:val="000000"/>
          <w:sz w:val="24"/>
        </w:rPr>
        <w:t>，</w:t>
      </w:r>
      <w:r w:rsidRPr="00E94307">
        <w:rPr>
          <w:rFonts w:cs="宋体" w:hint="eastAsia"/>
          <w:color w:val="000000"/>
          <w:sz w:val="24"/>
        </w:rPr>
        <w:t>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w:t>
      </w:r>
      <w:r w:rsidR="00436C82">
        <w:rPr>
          <w:rFonts w:cs="宋体" w:hint="eastAsia"/>
          <w:color w:val="000000"/>
          <w:sz w:val="24"/>
        </w:rPr>
        <w:t>快了效率。因为面向对象数据库对复杂对象的表现优异，它广泛应用于</w:t>
      </w:r>
      <w:r w:rsidRPr="00E94307">
        <w:rPr>
          <w:rFonts w:cs="宋体" w:hint="eastAsia"/>
          <w:color w:val="000000"/>
          <w:sz w:val="24"/>
        </w:rPr>
        <w:t>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w:t>
      </w:r>
      <w:r w:rsidR="001443AB">
        <w:rPr>
          <w:rFonts w:cs="宋体" w:hint="eastAsia"/>
          <w:color w:val="000000"/>
          <w:sz w:val="24"/>
        </w:rPr>
        <w:t>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proofErr w:type="spellStart"/>
      <w:r w:rsidRPr="00E94307">
        <w:rPr>
          <w:rFonts w:cs="宋体" w:hint="eastAsia"/>
          <w:color w:val="000000"/>
          <w:sz w:val="24"/>
        </w:rPr>
        <w:t>sql</w:t>
      </w:r>
      <w:proofErr w:type="spellEnd"/>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D76D16" w:rsidP="00B36A08">
      <w:pPr>
        <w:pStyle w:val="3"/>
      </w:pPr>
      <w:bookmarkStart w:id="45" w:name="_Toc515297397"/>
      <w:r>
        <w:rPr>
          <w:rFonts w:hint="eastAsia"/>
        </w:rPr>
        <w:t>对象型数据库实例之</w:t>
      </w:r>
      <w:r w:rsidR="00577A00">
        <w:t>D</w:t>
      </w:r>
      <w:r w:rsidR="00577A00">
        <w:rPr>
          <w:rFonts w:hint="eastAsia"/>
        </w:rPr>
        <w:t>b4o</w:t>
      </w:r>
      <w:bookmarkEnd w:id="45"/>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lastRenderedPageBreak/>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文件。二：原生。开发者不需下载管理工具，不需学习新的数据库语言，可以直接用编程语言管理数据库。三：多平台支持。四：性能</w:t>
      </w:r>
      <w:r w:rsidR="00DA15A8">
        <w:rPr>
          <w:rFonts w:cs="宋体" w:hint="eastAsia"/>
          <w:color w:val="000000"/>
          <w:sz w:val="24"/>
        </w:rPr>
        <w:t>优异</w:t>
      </w:r>
      <w:r w:rsidRPr="00316D2B">
        <w:rPr>
          <w:rFonts w:cs="宋体" w:hint="eastAsia"/>
          <w:color w:val="000000"/>
          <w:sz w:val="24"/>
        </w:rPr>
        <w:t>。下图</w:t>
      </w:r>
      <w:r w:rsidR="00AB4508">
        <w:rPr>
          <w:rFonts w:cs="宋体" w:hint="eastAsia"/>
          <w:color w:val="000000"/>
          <w:sz w:val="24"/>
        </w:rPr>
        <w:t>3.3.1.1</w:t>
      </w:r>
      <w:r w:rsidRPr="00316D2B">
        <w:rPr>
          <w:rFonts w:cs="宋体" w:hint="eastAsia"/>
          <w:color w:val="000000"/>
          <w:sz w:val="24"/>
        </w:rPr>
        <w:t>为</w:t>
      </w:r>
      <w:r w:rsidRPr="00316D2B">
        <w:rPr>
          <w:rFonts w:cs="宋体" w:hint="eastAsia"/>
          <w:color w:val="000000"/>
          <w:sz w:val="24"/>
        </w:rPr>
        <w:t xml:space="preserve">db4o </w:t>
      </w:r>
      <w:r w:rsidRPr="00316D2B">
        <w:rPr>
          <w:rFonts w:cs="宋体" w:hint="eastAsia"/>
          <w:color w:val="000000"/>
          <w:sz w:val="24"/>
        </w:rPr>
        <w:t>官方</w:t>
      </w:r>
      <w:r w:rsidR="00DA15A8">
        <w:rPr>
          <w:rFonts w:cs="宋体" w:hint="eastAsia"/>
          <w:color w:val="000000"/>
          <w:sz w:val="24"/>
        </w:rPr>
        <w:t>网站上</w:t>
      </w:r>
      <w:r w:rsidRPr="00316D2B">
        <w:rPr>
          <w:rFonts w:cs="宋体" w:hint="eastAsia"/>
          <w:color w:val="000000"/>
          <w:sz w:val="24"/>
        </w:rPr>
        <w:t>的基准测试</w:t>
      </w:r>
      <w:r w:rsidR="00DA15A8">
        <w:rPr>
          <w:rFonts w:cs="宋体" w:hint="eastAsia"/>
          <w:color w:val="000000"/>
          <w:sz w:val="24"/>
        </w:rPr>
        <w:t>图表</w:t>
      </w:r>
      <w:r w:rsidRPr="00316D2B">
        <w:rPr>
          <w:rFonts w:cs="宋体" w:hint="eastAsia"/>
          <w:color w:val="000000"/>
          <w:sz w:val="24"/>
        </w:rPr>
        <w:t>，</w:t>
      </w:r>
      <w:r w:rsidR="00E15DE2">
        <w:rPr>
          <w:rFonts w:cs="宋体" w:hint="eastAsia"/>
          <w:color w:val="000000"/>
          <w:sz w:val="24"/>
        </w:rPr>
        <w:t>可以看到，</w:t>
      </w:r>
      <w:r w:rsidRPr="00316D2B">
        <w:rPr>
          <w:rFonts w:cs="宋体" w:hint="eastAsia"/>
          <w:color w:val="000000"/>
          <w:sz w:val="24"/>
        </w:rPr>
        <w:t>在读写查</w:t>
      </w:r>
      <w:proofErr w:type="gramStart"/>
      <w:r w:rsidRPr="00316D2B">
        <w:rPr>
          <w:rFonts w:cs="宋体" w:hint="eastAsia"/>
          <w:color w:val="000000"/>
          <w:sz w:val="24"/>
        </w:rPr>
        <w:t>删</w:t>
      </w:r>
      <w:proofErr w:type="gramEnd"/>
      <w:r w:rsidRPr="00316D2B">
        <w:rPr>
          <w:rFonts w:cs="宋体" w:hint="eastAsia"/>
          <w:color w:val="000000"/>
          <w:sz w:val="24"/>
        </w:rPr>
        <w:t>时，它</w:t>
      </w:r>
      <w:r w:rsidR="00EB4759">
        <w:rPr>
          <w:rFonts w:cs="宋体" w:hint="eastAsia"/>
          <w:color w:val="000000"/>
          <w:sz w:val="24"/>
        </w:rPr>
        <w:t>的速度</w:t>
      </w:r>
      <w:r w:rsidR="001443AB">
        <w:rPr>
          <w:rFonts w:cs="宋体" w:hint="eastAsia"/>
          <w:color w:val="000000"/>
          <w:sz w:val="24"/>
        </w:rPr>
        <w:t>甚至</w:t>
      </w:r>
      <w:r w:rsidR="00EB4759">
        <w:rPr>
          <w:rFonts w:cs="宋体" w:hint="eastAsia"/>
          <w:color w:val="000000"/>
          <w:sz w:val="24"/>
        </w:rPr>
        <w:t>可以</w:t>
      </w:r>
      <w:r w:rsidRPr="00316D2B">
        <w:rPr>
          <w:rFonts w:cs="宋体" w:hint="eastAsia"/>
          <w:color w:val="000000"/>
          <w:sz w:val="24"/>
        </w:rPr>
        <w:t>比</w:t>
      </w:r>
      <w:r w:rsidRPr="00316D2B">
        <w:rPr>
          <w:rFonts w:cs="宋体" w:hint="eastAsia"/>
          <w:color w:val="000000"/>
          <w:sz w:val="24"/>
        </w:rPr>
        <w:t xml:space="preserve">Hibernate/MySQL </w:t>
      </w:r>
      <w:r w:rsidRPr="00316D2B">
        <w:rPr>
          <w:rFonts w:cs="宋体" w:hint="eastAsia"/>
          <w:color w:val="000000"/>
          <w:sz w:val="24"/>
        </w:rPr>
        <w:t>方案</w:t>
      </w:r>
      <w:r w:rsidR="001443AB">
        <w:rPr>
          <w:rFonts w:cs="宋体" w:hint="eastAsia"/>
          <w:color w:val="000000"/>
          <w:sz w:val="24"/>
        </w:rPr>
        <w:t>的</w:t>
      </w:r>
      <w:r w:rsidRPr="00316D2B">
        <w:rPr>
          <w:rFonts w:cs="宋体" w:hint="eastAsia"/>
          <w:color w:val="000000"/>
          <w:sz w:val="24"/>
        </w:rPr>
        <w:t>速度高出几到几十倍。</w:t>
      </w:r>
    </w:p>
    <w:p w:rsidR="00556E82" w:rsidRDefault="00556E82" w:rsidP="00556E82">
      <w:r>
        <w:rPr>
          <w:noProof/>
        </w:rPr>
        <w:drawing>
          <wp:inline distT="0" distB="0" distL="0" distR="0" wp14:anchorId="34C6493B" wp14:editId="35F43F57">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w:t>
      </w:r>
      <w:r w:rsidR="00D53F4A">
        <w:rPr>
          <w:rFonts w:cs="宋体" w:hint="eastAsia"/>
          <w:color w:val="000000"/>
          <w:sz w:val="24"/>
        </w:rPr>
        <w:t>，将方便面作为厂商的成员变量实现。</w:t>
      </w:r>
      <w:r>
        <w:rPr>
          <w:rFonts w:cs="宋体" w:hint="eastAsia"/>
          <w:color w:val="000000"/>
          <w:sz w:val="24"/>
        </w:rPr>
        <w:t>结构如</w:t>
      </w:r>
      <w:r w:rsidR="00C751EF">
        <w:rPr>
          <w:rFonts w:cs="宋体" w:hint="eastAsia"/>
          <w:color w:val="000000"/>
          <w:sz w:val="24"/>
        </w:rPr>
        <w:t>图</w:t>
      </w:r>
      <w:r w:rsidR="00C751EF">
        <w:rPr>
          <w:rFonts w:cs="宋体" w:hint="eastAsia"/>
          <w:color w:val="000000"/>
          <w:sz w:val="24"/>
        </w:rPr>
        <w:t>3.3.1.2</w:t>
      </w:r>
      <w:r w:rsidR="00C751EF">
        <w:rPr>
          <w:rFonts w:cs="宋体" w:hint="eastAsia"/>
          <w:color w:val="000000"/>
          <w:sz w:val="24"/>
        </w:rPr>
        <w:t>，而人类可分为两种子类，通过继承建立。结构如图</w:t>
      </w:r>
      <w:r w:rsidR="00C751EF">
        <w:rPr>
          <w:rFonts w:cs="宋体" w:hint="eastAsia"/>
          <w:color w:val="000000"/>
          <w:sz w:val="24"/>
        </w:rPr>
        <w:t>3.3.1.3</w:t>
      </w:r>
      <w:r w:rsidR="00C751EF">
        <w:rPr>
          <w:rFonts w:cs="宋体" w:hint="eastAsia"/>
          <w:color w:val="000000"/>
          <w:sz w:val="24"/>
        </w:rPr>
        <w:t>。</w:t>
      </w:r>
    </w:p>
    <w:p w:rsidR="00D91507" w:rsidRDefault="00180152" w:rsidP="00C751EF">
      <w:pPr>
        <w:widowControl/>
        <w:ind w:firstLine="424"/>
        <w:jc w:val="left"/>
        <w:rPr>
          <w:rFonts w:cs="宋体"/>
          <w:color w:val="000000"/>
          <w:sz w:val="24"/>
        </w:rPr>
      </w:pPr>
      <w:r>
        <w:rPr>
          <w:noProof/>
        </w:rPr>
        <w:drawing>
          <wp:inline distT="0" distB="0" distL="0" distR="0" wp14:anchorId="133EB152" wp14:editId="672543AB">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3.3.1.2</w:t>
      </w:r>
    </w:p>
    <w:p w:rsidR="00D53F4A" w:rsidRDefault="00D53F4A" w:rsidP="00D53F4A">
      <w:pPr>
        <w:widowControl/>
        <w:ind w:firstLine="424"/>
        <w:jc w:val="left"/>
        <w:rPr>
          <w:rFonts w:cs="宋体"/>
          <w:color w:val="000000"/>
          <w:sz w:val="24"/>
        </w:rPr>
      </w:pPr>
      <w:r>
        <w:rPr>
          <w:noProof/>
        </w:rPr>
        <w:lastRenderedPageBreak/>
        <w:drawing>
          <wp:inline distT="0" distB="0" distL="0" distR="0" wp14:anchorId="1BA1EFC2" wp14:editId="2E77A9E3">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3.3.1.3</w:t>
      </w:r>
    </w:p>
    <w:p w:rsidR="00556E82" w:rsidRDefault="00556E82" w:rsidP="00D53F4A">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00E872B7" w:rsidRPr="00316D2B">
        <w:rPr>
          <w:rFonts w:cs="宋体" w:hint="eastAsia"/>
          <w:color w:val="000000"/>
          <w:sz w:val="24"/>
        </w:rPr>
        <w:t xml:space="preserve"> </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QBE</w:t>
      </w:r>
      <w:r w:rsidRPr="00316D2B">
        <w:rPr>
          <w:rFonts w:cs="宋体" w:hint="eastAsia"/>
          <w:color w:val="000000"/>
          <w:sz w:val="24"/>
        </w:rPr>
        <w:t>是由</w:t>
      </w:r>
      <w:r w:rsidRPr="00316D2B">
        <w:rPr>
          <w:rFonts w:cs="宋体" w:hint="eastAsia"/>
          <w:color w:val="000000"/>
          <w:sz w:val="24"/>
        </w:rPr>
        <w:t>IBM</w:t>
      </w:r>
      <w:r w:rsidRPr="00316D2B">
        <w:rPr>
          <w:rFonts w:cs="宋体" w:hint="eastAsia"/>
          <w:color w:val="000000"/>
          <w:sz w:val="24"/>
        </w:rPr>
        <w:t>提供的一种比较传统成熟的</w:t>
      </w:r>
      <w:r w:rsidR="00DA15A8" w:rsidRPr="00316D2B">
        <w:rPr>
          <w:rFonts w:cs="宋体" w:hint="eastAsia"/>
          <w:color w:val="000000"/>
          <w:sz w:val="24"/>
        </w:rPr>
        <w:t>标准</w:t>
      </w:r>
      <w:r w:rsidRPr="00316D2B">
        <w:rPr>
          <w:rFonts w:cs="宋体" w:hint="eastAsia"/>
          <w:color w:val="000000"/>
          <w:sz w:val="24"/>
        </w:rPr>
        <w:t>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00DA15A8">
        <w:rPr>
          <w:rFonts w:cs="宋体" w:hint="eastAsia"/>
          <w:color w:val="000000"/>
          <w:sz w:val="24"/>
        </w:rPr>
        <w:t>，也许可以类比计算机系统中的汇编</w:t>
      </w:r>
      <w:r w:rsidRPr="00316D2B">
        <w:rPr>
          <w:rFonts w:cs="宋体" w:hint="eastAsia"/>
          <w:color w:val="000000"/>
          <w:sz w:val="24"/>
        </w:rPr>
        <w:t>。</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C19D4" w:rsidRDefault="00DC19D4" w:rsidP="00436C82">
      <w:pPr>
        <w:pStyle w:val="wxy0"/>
        <w:ind w:firstLineChars="0" w:firstLine="0"/>
      </w:pPr>
    </w:p>
    <w:p w:rsidR="00A12AE8" w:rsidRDefault="00A12AE8" w:rsidP="00A12AE8">
      <w:pPr>
        <w:pStyle w:val="2"/>
        <w:spacing w:before="120" w:after="120"/>
      </w:pPr>
      <w:bookmarkStart w:id="46" w:name="_Toc515297398"/>
      <w:r>
        <w:rPr>
          <w:rFonts w:hint="eastAsia"/>
        </w:rPr>
        <w:t>文档型数据库</w:t>
      </w:r>
      <w:bookmarkEnd w:id="46"/>
    </w:p>
    <w:p w:rsidR="00D76D16" w:rsidRPr="00D76D16" w:rsidRDefault="00D76D16" w:rsidP="00D76D16">
      <w:pPr>
        <w:pStyle w:val="3"/>
      </w:pPr>
      <w:bookmarkStart w:id="47" w:name="_Toc515297399"/>
      <w:r>
        <w:t>概述</w:t>
      </w:r>
      <w:bookmarkEnd w:id="47"/>
    </w:p>
    <w:p w:rsidR="00A12AE8" w:rsidRPr="00E15F20" w:rsidRDefault="00A12AE8" w:rsidP="00A12AE8">
      <w:pPr>
        <w:pStyle w:val="wxy0"/>
      </w:pPr>
      <w:r>
        <w:t>顾名思义</w:t>
      </w:r>
      <w:r>
        <w:rPr>
          <w:rFonts w:hint="eastAsia"/>
        </w:rPr>
        <w:t>，</w:t>
      </w:r>
      <w:r>
        <w:t>文档型数据库面对的存储对象</w:t>
      </w:r>
      <w:r>
        <w:rPr>
          <w:rFonts w:hint="eastAsia"/>
        </w:rPr>
        <w:t>主要</w:t>
      </w:r>
      <w:r>
        <w:t>是文档数据或类似的半结构化</w:t>
      </w:r>
      <w:r>
        <w:lastRenderedPageBreak/>
        <w:t>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，文档以键值对存储数据，支持</w:t>
      </w:r>
      <w:r w:rsidR="00BC25CF">
        <w:rPr>
          <w:rFonts w:hint="eastAsia"/>
        </w:rPr>
        <w:t>键值对</w:t>
      </w:r>
      <w:r>
        <w:rPr>
          <w:rFonts w:hint="eastAsia"/>
        </w:rPr>
        <w:t>嵌套状态，字段值可以包含</w:t>
      </w:r>
      <w:r w:rsidR="00BC25CF">
        <w:rPr>
          <w:rFonts w:hint="eastAsia"/>
        </w:rPr>
        <w:t>数组，</w:t>
      </w:r>
      <w:r>
        <w:rPr>
          <w:rFonts w:hint="eastAsia"/>
        </w:rPr>
        <w:t>其他文档，文档数组。</w:t>
      </w:r>
      <w:r w:rsidRPr="00C5691B">
        <w:rPr>
          <w:rFonts w:hint="eastAsia"/>
        </w:rPr>
        <w:t>它是</w:t>
      </w:r>
      <w:r w:rsidR="00DA15A8">
        <w:rPr>
          <w:rFonts w:hint="eastAsia"/>
        </w:rPr>
        <w:t>非关系型</w:t>
      </w:r>
      <w:r w:rsidRPr="00C5691B">
        <w:rPr>
          <w:rFonts w:hint="eastAsia"/>
        </w:rPr>
        <w:t>数据库中最像关系型数据库的一种。这种相似主要体现在面向集合存储的基础上，数据被分开存储在数据集合中，每个数据集有自己的独有标识</w:t>
      </w:r>
      <w:r w:rsidRPr="00C5691B">
        <w:rPr>
          <w:rFonts w:hint="eastAsia"/>
        </w:rPr>
        <w:t>id</w:t>
      </w:r>
      <w:r w:rsidRPr="00C5691B">
        <w:rPr>
          <w:rFonts w:hint="eastAsia"/>
        </w:rPr>
        <w:t>，包含多个嵌套键值</w:t>
      </w:r>
      <w:proofErr w:type="gramStart"/>
      <w:r w:rsidRPr="00C5691B">
        <w:rPr>
          <w:rFonts w:hint="eastAsia"/>
        </w:rPr>
        <w:t>对模式</w:t>
      </w:r>
      <w:proofErr w:type="gramEnd"/>
      <w:r w:rsidRPr="00C5691B">
        <w:rPr>
          <w:rFonts w:hint="eastAsia"/>
        </w:rPr>
        <w:t>的</w:t>
      </w:r>
      <w:proofErr w:type="spellStart"/>
      <w:r w:rsidRPr="00C5691B">
        <w:rPr>
          <w:rFonts w:hint="eastAsia"/>
        </w:rPr>
        <w:t>bson</w:t>
      </w:r>
      <w:proofErr w:type="spellEnd"/>
      <w:r w:rsidRPr="00C5691B">
        <w:rPr>
          <w:rFonts w:hint="eastAsia"/>
        </w:rPr>
        <w:t>文档，这里数据集合和关系型数据库中的表概念相似。但</w:t>
      </w:r>
      <w:r>
        <w:rPr>
          <w:rFonts w:hint="eastAsia"/>
        </w:rPr>
        <w:t>不同于关系型数据库，文档型数据库</w:t>
      </w:r>
      <w:r w:rsidRPr="00C5691B">
        <w:rPr>
          <w:rFonts w:hint="eastAsia"/>
        </w:rPr>
        <w:t>是模式自由</w:t>
      </w:r>
      <w:r w:rsidR="00B95805">
        <w:rPr>
          <w:rFonts w:hint="eastAsia"/>
        </w:rPr>
        <w:t>/</w:t>
      </w:r>
      <w:r w:rsidR="00B95805">
        <w:rPr>
          <w:rFonts w:hint="eastAsia"/>
        </w:rPr>
        <w:t>无模式</w:t>
      </w:r>
      <w:r w:rsidRPr="00C5691B">
        <w:rPr>
          <w:rFonts w:hint="eastAsia"/>
        </w:rPr>
        <w:t>（</w:t>
      </w:r>
      <w:r w:rsidRPr="00C5691B">
        <w:rPr>
          <w:rFonts w:hint="eastAsia"/>
        </w:rPr>
        <w:t>Schema-free</w:t>
      </w:r>
      <w:r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A12AE8" w:rsidRDefault="00D76D16" w:rsidP="00A12AE8">
      <w:pPr>
        <w:pStyle w:val="3"/>
      </w:pPr>
      <w:bookmarkStart w:id="48" w:name="_Toc515297400"/>
      <w:r>
        <w:rPr>
          <w:rFonts w:hint="eastAsia"/>
        </w:rPr>
        <w:t>文档型数据库实例之</w:t>
      </w:r>
      <w:proofErr w:type="spellStart"/>
      <w:r w:rsidR="00A12AE8">
        <w:t>M</w:t>
      </w:r>
      <w:r w:rsidR="00A12AE8">
        <w:rPr>
          <w:rFonts w:hint="eastAsia"/>
        </w:rPr>
        <w:t>ongodb</w:t>
      </w:r>
      <w:bookmarkEnd w:id="48"/>
      <w:proofErr w:type="spellEnd"/>
    </w:p>
    <w:p w:rsidR="00A12AE8" w:rsidRPr="00C5691B" w:rsidRDefault="00A12AE8" w:rsidP="00A12AE8">
      <w:pPr>
        <w:pStyle w:val="wxy0"/>
      </w:pPr>
      <w:proofErr w:type="spellStart"/>
      <w:r>
        <w:t>MongoDB</w:t>
      </w:r>
      <w:proofErr w:type="spellEnd"/>
      <w:r>
        <w:rPr>
          <w:rFonts w:hint="eastAsia"/>
        </w:rPr>
        <w:t>是一个基于</w:t>
      </w:r>
      <w:r>
        <w:rPr>
          <w:rFonts w:hint="eastAsia"/>
        </w:rPr>
        <w:t>C++</w:t>
      </w:r>
      <w:r>
        <w:rPr>
          <w:rFonts w:hint="eastAsia"/>
        </w:rPr>
        <w:t>的开源分布式文档型数据库，提供适用于</w:t>
      </w:r>
      <w:r>
        <w:rPr>
          <w:rFonts w:hint="eastAsia"/>
        </w:rPr>
        <w:t>web</w:t>
      </w:r>
      <w:r>
        <w:rPr>
          <w:rFonts w:hint="eastAsia"/>
        </w:rPr>
        <w:t>的灵活的、可伸缩、高性能数据存储方案，主要针对大体量的数据集。它的数据存储格式为</w:t>
      </w:r>
      <w:r>
        <w:rPr>
          <w:rFonts w:hint="eastAsia"/>
        </w:rPr>
        <w:t>JSON</w:t>
      </w:r>
      <w:r>
        <w:rPr>
          <w:rFonts w:hint="eastAsia"/>
        </w:rPr>
        <w:t>的衍生类型——</w:t>
      </w:r>
      <w:r>
        <w:rPr>
          <w:rFonts w:hint="eastAsia"/>
        </w:rPr>
        <w:t>BSON</w:t>
      </w:r>
      <w:r w:rsidRPr="00C5691B">
        <w:rPr>
          <w:rFonts w:hint="eastAsia"/>
        </w:rPr>
        <w:t>。如图是一个</w:t>
      </w:r>
      <w:proofErr w:type="spellStart"/>
      <w:r w:rsidRPr="00C5691B">
        <w:rPr>
          <w:rFonts w:hint="eastAsia"/>
        </w:rPr>
        <w:t>MongoDB</w:t>
      </w:r>
      <w:proofErr w:type="spellEnd"/>
      <w:r w:rsidRPr="00C5691B">
        <w:rPr>
          <w:rFonts w:hint="eastAsia"/>
        </w:rPr>
        <w:t>数据</w:t>
      </w:r>
      <w:r>
        <w:rPr>
          <w:rFonts w:hint="eastAsia"/>
        </w:rPr>
        <w:t>集合</w:t>
      </w:r>
      <w:r w:rsidRPr="00C5691B">
        <w:rPr>
          <w:rFonts w:hint="eastAsia"/>
        </w:rPr>
        <w:t>示例，</w:t>
      </w:r>
      <w:proofErr w:type="spellStart"/>
      <w:r w:rsidRPr="00C5691B">
        <w:rPr>
          <w:rFonts w:hint="eastAsia"/>
        </w:rPr>
        <w:t>db</w:t>
      </w:r>
      <w:proofErr w:type="spellEnd"/>
      <w:r w:rsidRPr="00C5691B">
        <w:rPr>
          <w:rFonts w:hint="eastAsia"/>
        </w:rPr>
        <w:t>数据库下的</w:t>
      </w:r>
      <w:proofErr w:type="spellStart"/>
      <w:r w:rsidRPr="00C5691B">
        <w:rPr>
          <w:rFonts w:hint="eastAsia"/>
        </w:rPr>
        <w:t>InstantNoodle</w:t>
      </w:r>
      <w:proofErr w:type="spellEnd"/>
      <w:r w:rsidRPr="00C5691B">
        <w:rPr>
          <w:rFonts w:hint="eastAsia"/>
        </w:rPr>
        <w:t>数据集合包含了多个</w:t>
      </w:r>
      <w:proofErr w:type="spellStart"/>
      <w:r w:rsidRPr="00C5691B">
        <w:rPr>
          <w:rFonts w:hint="eastAsia"/>
        </w:rPr>
        <w:t>bson</w:t>
      </w:r>
      <w:proofErr w:type="spellEnd"/>
      <w:r w:rsidRPr="00C5691B">
        <w:rPr>
          <w:rFonts w:hint="eastAsia"/>
        </w:rPr>
        <w:t>格式文件，每个文件的结构并不完全相同。</w:t>
      </w:r>
    </w:p>
    <w:p w:rsidR="00A12AE8" w:rsidRDefault="00A12AE8" w:rsidP="00A12AE8">
      <w:r>
        <w:rPr>
          <w:noProof/>
        </w:rPr>
        <w:drawing>
          <wp:inline distT="0" distB="0" distL="0" distR="0" wp14:anchorId="16DDBF2D" wp14:editId="53FBD25A">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8977" cy="2924256"/>
                    </a:xfrm>
                    <a:prstGeom prst="rect">
                      <a:avLst/>
                    </a:prstGeom>
                  </pic:spPr>
                </pic:pic>
              </a:graphicData>
            </a:graphic>
          </wp:inline>
        </w:drawing>
      </w:r>
    </w:p>
    <w:p w:rsidR="00A12AE8" w:rsidRDefault="00A12AE8" w:rsidP="00A12AE8">
      <w:pPr>
        <w:ind w:firstLine="420"/>
        <w:rPr>
          <w:rFonts w:cs="宋体"/>
          <w:color w:val="000000"/>
          <w:sz w:val="24"/>
        </w:rPr>
      </w:pPr>
      <w:r>
        <w:rPr>
          <w:rFonts w:cs="宋体" w:hint="eastAsia"/>
          <w:color w:val="000000"/>
          <w:sz w:val="24"/>
        </w:rPr>
        <w:t>由于</w:t>
      </w:r>
      <w:proofErr w:type="spellStart"/>
      <w:r>
        <w:rPr>
          <w:rFonts w:cs="宋体" w:hint="eastAsia"/>
          <w:color w:val="000000"/>
          <w:sz w:val="24"/>
        </w:rPr>
        <w:t>MongoDB</w:t>
      </w:r>
      <w:proofErr w:type="spellEnd"/>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操作，而是直接调取文档，使用动态查询。同时，</w:t>
      </w:r>
      <w:proofErr w:type="spellStart"/>
      <w:r>
        <w:rPr>
          <w:rFonts w:cs="宋体" w:hint="eastAsia"/>
          <w:color w:val="000000"/>
          <w:sz w:val="24"/>
        </w:rPr>
        <w:t>MongoDB</w:t>
      </w:r>
      <w:proofErr w:type="spellEnd"/>
      <w:r>
        <w:rPr>
          <w:rFonts w:cs="宋体" w:hint="eastAsia"/>
          <w:color w:val="000000"/>
          <w:sz w:val="24"/>
        </w:rPr>
        <w:t>支持完全索引，即文档中出现的每个字段都可以用于建立索引，它内部实现索引的数据结构是</w:t>
      </w:r>
      <w:r>
        <w:rPr>
          <w:rFonts w:cs="宋体" w:hint="eastAsia"/>
          <w:color w:val="000000"/>
          <w:sz w:val="24"/>
        </w:rPr>
        <w:t>B</w:t>
      </w:r>
      <w:r>
        <w:rPr>
          <w:rFonts w:cs="宋体" w:hint="eastAsia"/>
          <w:color w:val="000000"/>
          <w:sz w:val="24"/>
        </w:rPr>
        <w:t>树，索引的机理是，带来的性能提升如。</w:t>
      </w:r>
    </w:p>
    <w:p w:rsidR="00A12AE8" w:rsidRDefault="00A12AE8" w:rsidP="00A12AE8">
      <w:pPr>
        <w:ind w:firstLine="420"/>
        <w:rPr>
          <w:rFonts w:cs="宋体"/>
          <w:color w:val="000000"/>
          <w:sz w:val="24"/>
        </w:rPr>
      </w:pPr>
      <w:proofErr w:type="spellStart"/>
      <w:r w:rsidRPr="00206650">
        <w:rPr>
          <w:rFonts w:cs="宋体" w:hint="eastAsia"/>
          <w:color w:val="000000"/>
          <w:sz w:val="24"/>
        </w:rPr>
        <w:t>MongoDB</w:t>
      </w:r>
      <w:proofErr w:type="spellEnd"/>
      <w:r>
        <w:rPr>
          <w:rFonts w:cs="宋体" w:hint="eastAsia"/>
          <w:color w:val="000000"/>
          <w:sz w:val="24"/>
        </w:rPr>
        <w:t>致力于解决大量数据的存储问题，因此它支持分布式，这是它区分于其他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w:t>
      </w:r>
      <w:r w:rsidRPr="00206650">
        <w:rPr>
          <w:rFonts w:cs="宋体" w:hint="eastAsia"/>
          <w:color w:val="000000"/>
          <w:sz w:val="24"/>
        </w:rPr>
        <w:lastRenderedPageBreak/>
        <w:t>的方法并行执行查询。</w:t>
      </w:r>
      <w:r>
        <w:rPr>
          <w:rFonts w:cs="宋体" w:hint="eastAsia"/>
          <w:color w:val="000000"/>
          <w:sz w:val="24"/>
        </w:rPr>
        <w:t>为了支持分布式，</w:t>
      </w:r>
      <w:r w:rsidRPr="002E1003">
        <w:rPr>
          <w:rFonts w:cs="宋体"/>
          <w:color w:val="000000"/>
          <w:sz w:val="24"/>
        </w:rPr>
        <w:t xml:space="preserve"> </w:t>
      </w:r>
      <w:proofErr w:type="spellStart"/>
      <w:r w:rsidRPr="002E1003">
        <w:rPr>
          <w:rFonts w:cs="宋体"/>
          <w:color w:val="000000"/>
          <w:sz w:val="24"/>
        </w:rPr>
        <w:t>MongoDB</w:t>
      </w:r>
      <w:proofErr w:type="spellEnd"/>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proofErr w:type="spellStart"/>
      <w:r>
        <w:rPr>
          <w:rFonts w:cs="宋体" w:hint="eastAsia"/>
          <w:color w:val="000000"/>
          <w:sz w:val="24"/>
        </w:rPr>
        <w:t>MongoDB</w:t>
      </w:r>
      <w:proofErr w:type="spellEnd"/>
      <w:r>
        <w:rPr>
          <w:rFonts w:cs="宋体" w:hint="eastAsia"/>
          <w:color w:val="000000"/>
          <w:sz w:val="24"/>
        </w:rPr>
        <w:t>作为分布式数据库，应用场景包含大量跨服务器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proofErr w:type="spellStart"/>
      <w:r>
        <w:rPr>
          <w:rFonts w:cs="宋体" w:hint="eastAsia"/>
          <w:color w:val="000000"/>
          <w:sz w:val="24"/>
        </w:rPr>
        <w:t>MongoDB</w:t>
      </w:r>
      <w:proofErr w:type="spellEnd"/>
      <w:r>
        <w:rPr>
          <w:rFonts w:cs="宋体" w:hint="eastAsia"/>
          <w:color w:val="000000"/>
          <w:sz w:val="24"/>
        </w:rPr>
        <w:t>采取其他方式来维持一致性，模仿事务行为，比如使用嵌套结构和代偿方法。</w:t>
      </w:r>
    </w:p>
    <w:p w:rsidR="00A12AE8" w:rsidRPr="00131FC3" w:rsidRDefault="00A12AE8" w:rsidP="00A12AE8">
      <w:pPr>
        <w:ind w:firstLine="420"/>
        <w:rPr>
          <w:rFonts w:cs="宋体"/>
          <w:color w:val="000000"/>
          <w:sz w:val="24"/>
        </w:rPr>
      </w:pPr>
      <w:r w:rsidRPr="00131FC3">
        <w:rPr>
          <w:rFonts w:cs="宋体"/>
          <w:color w:val="000000"/>
          <w:sz w:val="24"/>
        </w:rPr>
        <w:t>在</w:t>
      </w:r>
      <w:r>
        <w:rPr>
          <w:rFonts w:cs="宋体" w:hint="eastAsia"/>
          <w:color w:val="000000"/>
          <w:sz w:val="24"/>
        </w:rPr>
        <w:t>3.2.1</w:t>
      </w:r>
      <w:r>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Pr>
          <w:rFonts w:cs="宋体" w:hint="eastAsia"/>
          <w:color w:val="000000"/>
          <w:sz w:val="24"/>
        </w:rPr>
        <w:t>不完整或多余的情况，</w:t>
      </w:r>
      <w:r w:rsidRPr="00131FC3">
        <w:rPr>
          <w:rFonts w:cs="宋体" w:hint="eastAsia"/>
          <w:color w:val="000000"/>
          <w:sz w:val="24"/>
        </w:rPr>
        <w:t>关系型数据库</w:t>
      </w:r>
      <w:r>
        <w:rPr>
          <w:rFonts w:cs="宋体" w:hint="eastAsia"/>
          <w:color w:val="000000"/>
          <w:sz w:val="24"/>
        </w:rPr>
        <w:t>给出了四种解决方案，此场景</w:t>
      </w:r>
      <w:r w:rsidRPr="00131FC3">
        <w:rPr>
          <w:rFonts w:cs="宋体" w:hint="eastAsia"/>
          <w:color w:val="000000"/>
          <w:sz w:val="24"/>
        </w:rPr>
        <w:t>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w:t>
      </w:r>
      <w:r>
        <w:rPr>
          <w:rFonts w:cs="宋体" w:hint="eastAsia"/>
          <w:color w:val="000000"/>
          <w:sz w:val="24"/>
        </w:rPr>
        <w:t>再次思考，类似于</w:t>
      </w:r>
      <w:r w:rsidRPr="00131FC3">
        <w:rPr>
          <w:rFonts w:cs="宋体" w:hint="eastAsia"/>
          <w:color w:val="000000"/>
          <w:sz w:val="24"/>
        </w:rPr>
        <w:t>关系型中的方法三，</w:t>
      </w:r>
      <w:r>
        <w:rPr>
          <w:rFonts w:cs="宋体" w:hint="eastAsia"/>
          <w:color w:val="000000"/>
          <w:sz w:val="24"/>
        </w:rPr>
        <w:t>我们可以</w:t>
      </w:r>
      <w:r w:rsidRPr="00131FC3">
        <w:rPr>
          <w:rFonts w:cs="宋体" w:hint="eastAsia"/>
          <w:color w:val="000000"/>
          <w:sz w:val="24"/>
        </w:rPr>
        <w:t>在通用的属性外构建键为</w:t>
      </w:r>
      <w:proofErr w:type="gramStart"/>
      <w:r w:rsidRPr="00131FC3">
        <w:rPr>
          <w:rFonts w:cs="宋体"/>
          <w:color w:val="000000"/>
          <w:sz w:val="24"/>
        </w:rPr>
        <w:t>”</w:t>
      </w:r>
      <w:proofErr w:type="spellStart"/>
      <w:proofErr w:type="gramEnd"/>
      <w:r w:rsidRPr="00131FC3">
        <w:rPr>
          <w:rFonts w:cs="宋体" w:hint="eastAsia"/>
          <w:color w:val="000000"/>
          <w:sz w:val="24"/>
        </w:rPr>
        <w:t>specialAttr</w:t>
      </w:r>
      <w:proofErr w:type="spellEnd"/>
      <w:proofErr w:type="gramStart"/>
      <w:r w:rsidRPr="00131FC3">
        <w:rPr>
          <w:rFonts w:cs="宋体"/>
          <w:color w:val="000000"/>
          <w:sz w:val="24"/>
        </w:rPr>
        <w:t>”</w:t>
      </w:r>
      <w:proofErr w:type="gramEnd"/>
      <w:r w:rsidRPr="00131FC3">
        <w:rPr>
          <w:rFonts w:cs="宋体" w:hint="eastAsia"/>
          <w:color w:val="000000"/>
          <w:sz w:val="24"/>
        </w:rPr>
        <w:t>的属性，将某类型独有的属性</w:t>
      </w:r>
      <w:r>
        <w:rPr>
          <w:rFonts w:cs="宋体" w:hint="eastAsia"/>
          <w:color w:val="000000"/>
          <w:sz w:val="24"/>
        </w:rPr>
        <w:t>以数组或字典的方式</w:t>
      </w:r>
      <w:r w:rsidRPr="00131FC3">
        <w:rPr>
          <w:rFonts w:cs="宋体" w:hint="eastAsia"/>
          <w:color w:val="000000"/>
          <w:sz w:val="24"/>
        </w:rPr>
        <w:t>嵌套进去。这样我们就有了更</w:t>
      </w:r>
      <w:proofErr w:type="gramStart"/>
      <w:r w:rsidRPr="00131FC3">
        <w:rPr>
          <w:rFonts w:cs="宋体" w:hint="eastAsia"/>
          <w:color w:val="000000"/>
          <w:sz w:val="24"/>
        </w:rPr>
        <w:t>灵活可</w:t>
      </w:r>
      <w:proofErr w:type="gramEnd"/>
      <w:r w:rsidRPr="00131FC3">
        <w:rPr>
          <w:rFonts w:cs="宋体" w:hint="eastAsia"/>
          <w:color w:val="000000"/>
          <w:sz w:val="24"/>
        </w:rPr>
        <w:t>扩展性更好的数据结构，方便了写操作。而局部嵌入后，读的性能也有所进步，考虑到数据库读数据前的磁盘寻道过程，当关系型数据库查询数据进行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Pr>
          <w:rFonts w:cs="宋体" w:hint="eastAsia"/>
          <w:color w:val="000000"/>
          <w:sz w:val="24"/>
        </w:rPr>
        <w:t>时</w:t>
      </w:r>
      <w:r w:rsidRPr="00131FC3">
        <w:rPr>
          <w:rFonts w:cs="宋体" w:hint="eastAsia"/>
          <w:color w:val="000000"/>
          <w:sz w:val="24"/>
        </w:rPr>
        <w:t>，</w:t>
      </w:r>
      <w:r>
        <w:rPr>
          <w:rFonts w:cs="宋体" w:hint="eastAsia"/>
          <w:color w:val="000000"/>
          <w:sz w:val="24"/>
        </w:rPr>
        <w:t>系统需要</w:t>
      </w:r>
      <w:r w:rsidRPr="00131FC3">
        <w:rPr>
          <w:rFonts w:cs="宋体" w:hint="eastAsia"/>
          <w:color w:val="000000"/>
          <w:sz w:val="24"/>
        </w:rPr>
        <w:t>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w:t>
      </w:r>
      <w:r>
        <w:rPr>
          <w:rFonts w:cs="宋体" w:hint="eastAsia"/>
          <w:color w:val="000000"/>
          <w:sz w:val="24"/>
        </w:rPr>
        <w:t>这样的结构也方便了维持数据一致性，举例</w:t>
      </w:r>
      <w:r w:rsidRPr="00131FC3">
        <w:rPr>
          <w:rFonts w:cs="宋体" w:hint="eastAsia"/>
          <w:color w:val="000000"/>
          <w:sz w:val="24"/>
        </w:rPr>
        <w:t>某方便面有多种包装</w:t>
      </w:r>
      <w:r w:rsidRPr="00131FC3">
        <w:rPr>
          <w:rFonts w:cs="宋体" w:hint="eastAsia"/>
          <w:color w:val="000000"/>
          <w:sz w:val="24"/>
        </w:rPr>
        <w:t>,</w:t>
      </w:r>
      <w:r>
        <w:rPr>
          <w:rFonts w:cs="宋体" w:hint="eastAsia"/>
          <w:color w:val="000000"/>
          <w:sz w:val="24"/>
        </w:rPr>
        <w:t>包装方案也作为数据集合存在，</w:t>
      </w:r>
      <w:r w:rsidRPr="00131FC3">
        <w:rPr>
          <w:rFonts w:cs="宋体" w:hint="eastAsia"/>
          <w:color w:val="000000"/>
          <w:sz w:val="24"/>
        </w:rPr>
        <w:t>现在我们需要不再生产该方便面</w:t>
      </w:r>
      <w:r>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w:t>
      </w:r>
      <w:r w:rsidR="00801D4C">
        <w:rPr>
          <w:rFonts w:cs="宋体"/>
          <w:color w:val="000000"/>
          <w:sz w:val="24"/>
        </w:rPr>
        <w:t>3.4.2.</w:t>
      </w:r>
      <w:r w:rsidR="00801D4C">
        <w:rPr>
          <w:rFonts w:cs="宋体" w:hint="eastAsia"/>
          <w:color w:val="000000"/>
          <w:sz w:val="24"/>
        </w:rPr>
        <w:t>1</w:t>
      </w:r>
      <w:r w:rsidRPr="00131FC3">
        <w:rPr>
          <w:rFonts w:cs="宋体" w:hint="eastAsia"/>
          <w:color w:val="000000"/>
          <w:sz w:val="24"/>
        </w:rPr>
        <w:t>，我们需要执行一个包含了多个操作的事务：在产品表中删除该产品，在包装表中删除它对应的包装，处理该事务时数据库应该保证其原子性。而</w:t>
      </w:r>
      <w:proofErr w:type="spellStart"/>
      <w:r w:rsidRPr="00131FC3">
        <w:rPr>
          <w:rFonts w:cs="宋体" w:hint="eastAsia"/>
          <w:color w:val="000000"/>
          <w:sz w:val="24"/>
        </w:rPr>
        <w:t>MongoDB</w:t>
      </w:r>
      <w:proofErr w:type="spellEnd"/>
      <w:r>
        <w:rPr>
          <w:rFonts w:cs="宋体" w:hint="eastAsia"/>
          <w:color w:val="000000"/>
          <w:sz w:val="24"/>
        </w:rPr>
        <w:t>中</w:t>
      </w:r>
      <w:r w:rsidRPr="00131FC3">
        <w:rPr>
          <w:rFonts w:cs="宋体" w:hint="eastAsia"/>
          <w:color w:val="000000"/>
          <w:sz w:val="24"/>
        </w:rPr>
        <w:t>我们只需要删除这个嵌套对象即可，如图</w:t>
      </w:r>
      <w:r w:rsidR="00801D4C" w:rsidRPr="00801D4C">
        <w:rPr>
          <w:rFonts w:cs="宋体"/>
          <w:color w:val="000000"/>
          <w:sz w:val="24"/>
        </w:rPr>
        <w:t>3.4.2.2</w:t>
      </w:r>
      <w:r>
        <w:rPr>
          <w:rFonts w:cs="宋体" w:hint="eastAsia"/>
          <w:color w:val="000000"/>
          <w:sz w:val="24"/>
        </w:rPr>
        <w:t>。</w:t>
      </w:r>
      <w:proofErr w:type="gramStart"/>
      <w:r w:rsidRPr="00131FC3">
        <w:rPr>
          <w:rFonts w:cs="宋体" w:hint="eastAsia"/>
          <w:color w:val="000000"/>
          <w:sz w:val="24"/>
        </w:rPr>
        <w:t>相比既</w:t>
      </w:r>
      <w:proofErr w:type="gramEnd"/>
      <w:r w:rsidRPr="00131FC3">
        <w:rPr>
          <w:rFonts w:cs="宋体" w:hint="eastAsia"/>
          <w:color w:val="000000"/>
          <w:sz w:val="24"/>
        </w:rPr>
        <w:t>保证了</w:t>
      </w:r>
      <w:r w:rsidRPr="00131FC3">
        <w:rPr>
          <w:rFonts w:cs="宋体" w:hint="eastAsia"/>
          <w:color w:val="000000"/>
          <w:sz w:val="24"/>
        </w:rPr>
        <w:t>ACID</w:t>
      </w:r>
      <w:r w:rsidRPr="00131FC3">
        <w:rPr>
          <w:rFonts w:cs="宋体" w:hint="eastAsia"/>
          <w:color w:val="000000"/>
          <w:sz w:val="24"/>
        </w:rPr>
        <w:t>，又优化了操作的速度。</w:t>
      </w:r>
    </w:p>
    <w:p w:rsidR="00A12AE8" w:rsidRDefault="00A12AE8" w:rsidP="00A12AE8">
      <w:pPr>
        <w:ind w:firstLine="420"/>
      </w:pPr>
      <w:r>
        <w:rPr>
          <w:noProof/>
        </w:rPr>
        <w:drawing>
          <wp:inline distT="0" distB="0" distL="0" distR="0" wp14:anchorId="1B577996" wp14:editId="05E021C6">
            <wp:extent cx="2156276" cy="12777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1341" cy="1280794"/>
                    </a:xfrm>
                    <a:prstGeom prst="rect">
                      <a:avLst/>
                    </a:prstGeom>
                  </pic:spPr>
                </pic:pic>
              </a:graphicData>
            </a:graphic>
          </wp:inline>
        </w:drawing>
      </w:r>
      <w:r>
        <w:rPr>
          <w:rFonts w:hint="eastAsia"/>
        </w:rPr>
        <w:t xml:space="preserve"> </w:t>
      </w:r>
      <w:r>
        <w:rPr>
          <w:rFonts w:hint="eastAsia"/>
        </w:rPr>
        <w:t>图</w:t>
      </w:r>
      <w:r w:rsidR="00801D4C">
        <w:rPr>
          <w:rFonts w:hint="eastAsia"/>
        </w:rPr>
        <w:t>3.4.2.1</w:t>
      </w:r>
      <w:r>
        <w:rPr>
          <w:noProof/>
        </w:rPr>
        <w:drawing>
          <wp:inline distT="0" distB="0" distL="0" distR="0" wp14:anchorId="027C57D7" wp14:editId="77427B57">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14475" cy="1969602"/>
                    </a:xfrm>
                    <a:prstGeom prst="rect">
                      <a:avLst/>
                    </a:prstGeom>
                  </pic:spPr>
                </pic:pic>
              </a:graphicData>
            </a:graphic>
          </wp:inline>
        </w:drawing>
      </w:r>
      <w:r w:rsidR="00801D4C">
        <w:rPr>
          <w:rFonts w:hint="eastAsia"/>
        </w:rPr>
        <w:t>图</w:t>
      </w:r>
      <w:r w:rsidR="00801D4C">
        <w:rPr>
          <w:rFonts w:hint="eastAsia"/>
        </w:rPr>
        <w:t>3.4.2.2</w:t>
      </w:r>
    </w:p>
    <w:p w:rsidR="00A12AE8" w:rsidRPr="00801D4C" w:rsidRDefault="00801D4C" w:rsidP="00A12AE8">
      <w:pPr>
        <w:ind w:firstLine="420"/>
        <w:rPr>
          <w:rFonts w:cs="宋体"/>
          <w:color w:val="000000"/>
          <w:sz w:val="24"/>
        </w:rPr>
      </w:pPr>
      <w:proofErr w:type="spellStart"/>
      <w:r w:rsidRPr="00801D4C">
        <w:rPr>
          <w:rFonts w:cs="宋体"/>
          <w:color w:val="000000"/>
          <w:sz w:val="24"/>
        </w:rPr>
        <w:t>MongoDB</w:t>
      </w:r>
      <w:proofErr w:type="spellEnd"/>
      <w:r w:rsidRPr="00801D4C">
        <w:rPr>
          <w:rFonts w:cs="宋体"/>
          <w:color w:val="000000"/>
          <w:sz w:val="24"/>
        </w:rPr>
        <w:t>的索引结构是</w:t>
      </w:r>
      <w:r w:rsidRPr="00801D4C">
        <w:rPr>
          <w:rFonts w:cs="宋体" w:hint="eastAsia"/>
          <w:color w:val="000000"/>
          <w:sz w:val="24"/>
        </w:rPr>
        <w:t>B+</w:t>
      </w:r>
      <w:r w:rsidRPr="00801D4C">
        <w:rPr>
          <w:rFonts w:cs="宋体" w:hint="eastAsia"/>
          <w:color w:val="000000"/>
          <w:sz w:val="24"/>
        </w:rPr>
        <w:t>树，</w:t>
      </w:r>
      <w:r w:rsidRPr="00801D4C">
        <w:rPr>
          <w:rFonts w:cs="宋体" w:hint="eastAsia"/>
          <w:color w:val="000000"/>
          <w:sz w:val="24"/>
        </w:rPr>
        <w:t>B+</w:t>
      </w:r>
      <w:r w:rsidRPr="00801D4C">
        <w:rPr>
          <w:rFonts w:cs="宋体" w:hint="eastAsia"/>
          <w:color w:val="000000"/>
          <w:sz w:val="24"/>
        </w:rPr>
        <w:t>树是目前索引上表现最好的数据结构，它的原理如图</w:t>
      </w:r>
      <w:r w:rsidRPr="00801D4C">
        <w:rPr>
          <w:rFonts w:cs="宋体" w:hint="eastAsia"/>
          <w:color w:val="000000"/>
          <w:sz w:val="24"/>
        </w:rPr>
        <w:t>3.4.2.3</w:t>
      </w:r>
      <w:r w:rsidRPr="00801D4C">
        <w:rPr>
          <w:rFonts w:cs="宋体" w:hint="eastAsia"/>
          <w:color w:val="000000"/>
          <w:sz w:val="24"/>
        </w:rPr>
        <w:t>示，在</w:t>
      </w:r>
      <w:proofErr w:type="spellStart"/>
      <w:r w:rsidRPr="00801D4C">
        <w:rPr>
          <w:rFonts w:cs="宋体" w:hint="eastAsia"/>
          <w:color w:val="000000"/>
          <w:sz w:val="24"/>
        </w:rPr>
        <w:t>MongoDB</w:t>
      </w:r>
      <w:proofErr w:type="spellEnd"/>
      <w:r w:rsidRPr="00801D4C">
        <w:rPr>
          <w:rFonts w:cs="宋体" w:hint="eastAsia"/>
          <w:color w:val="000000"/>
          <w:sz w:val="24"/>
        </w:rPr>
        <w:t>中的作用如图示。</w:t>
      </w:r>
    </w:p>
    <w:p w:rsidR="00801D4C" w:rsidRPr="007C2823" w:rsidRDefault="00801D4C" w:rsidP="00A12AE8">
      <w:pPr>
        <w:ind w:firstLine="420"/>
      </w:pPr>
      <w:r>
        <w:rPr>
          <w:noProof/>
        </w:rPr>
        <w:drawing>
          <wp:inline distT="0" distB="0" distL="0" distR="0" wp14:anchorId="4C82A734" wp14:editId="4B554431">
            <wp:extent cx="3227053" cy="1010339"/>
            <wp:effectExtent l="0" t="0" r="0" b="0"/>
            <wp:docPr id="25" name="图片 25" descr="[è½¬è½½]æ°æ®åºç´¢å¼--Bæ /B+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½¬è½½]æ°æ®åºç´¢å¼--Bæ /B+æ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3034" cy="1012212"/>
                    </a:xfrm>
                    <a:prstGeom prst="rect">
                      <a:avLst/>
                    </a:prstGeom>
                    <a:noFill/>
                    <a:ln>
                      <a:noFill/>
                    </a:ln>
                  </pic:spPr>
                </pic:pic>
              </a:graphicData>
            </a:graphic>
          </wp:inline>
        </w:drawing>
      </w:r>
      <w:r>
        <w:rPr>
          <w:rFonts w:hint="eastAsia"/>
        </w:rPr>
        <w:t>图</w:t>
      </w:r>
      <w:r>
        <w:rPr>
          <w:rFonts w:hint="eastAsia"/>
        </w:rPr>
        <w:t>3.4.2.3</w:t>
      </w:r>
    </w:p>
    <w:p w:rsidR="00A12AE8" w:rsidRDefault="00A12AE8" w:rsidP="00C01C19">
      <w:pPr>
        <w:pStyle w:val="wxy0"/>
        <w:ind w:firstLineChars="0" w:firstLine="0"/>
      </w:pPr>
      <w:r>
        <w:rPr>
          <w:rFonts w:hint="eastAsia"/>
        </w:rPr>
        <w:tab/>
      </w:r>
    </w:p>
    <w:p w:rsidR="00A12AE8" w:rsidRDefault="00A12AE8" w:rsidP="00A12AE8">
      <w:pPr>
        <w:pStyle w:val="wxy0"/>
        <w:ind w:firstLineChars="0" w:firstLine="0"/>
      </w:pPr>
      <w:r>
        <w:rPr>
          <w:rFonts w:hint="eastAsia"/>
        </w:rPr>
        <w:tab/>
      </w:r>
    </w:p>
    <w:p w:rsidR="00A12AE8" w:rsidRDefault="00A12AE8" w:rsidP="00A12AE8">
      <w:pPr>
        <w:pStyle w:val="wxy0"/>
        <w:ind w:firstLineChars="0" w:firstLine="420"/>
      </w:pPr>
      <w:r>
        <w:rPr>
          <w:rFonts w:hint="eastAsia"/>
        </w:rPr>
        <w:lastRenderedPageBreak/>
        <w:t>了解了</w:t>
      </w:r>
      <w:proofErr w:type="spellStart"/>
      <w:r>
        <w:rPr>
          <w:rFonts w:hint="eastAsia"/>
        </w:rPr>
        <w:t>MongoDB</w:t>
      </w:r>
      <w:proofErr w:type="spellEnd"/>
      <w:r>
        <w:rPr>
          <w:rFonts w:hint="eastAsia"/>
        </w:rPr>
        <w:t>的结构和优点后，我们可以分析得出它的缺点。</w:t>
      </w:r>
      <w:proofErr w:type="gramStart"/>
      <w:r>
        <w:rPr>
          <w:rFonts w:hint="eastAsia"/>
        </w:rPr>
        <w:t>一</w:t>
      </w:r>
      <w:proofErr w:type="gramEnd"/>
      <w:r>
        <w:rPr>
          <w:rFonts w:hint="eastAsia"/>
        </w:rPr>
        <w:t>：由于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较长时，存储效率很低。二：将任意类型的任意值插入任何集合的行为，虽然自由但也很危险，没有了严格的约束和管理，在实际应用中很容易因为使用者的错误而影响效果。</w:t>
      </w:r>
    </w:p>
    <w:p w:rsidR="00436C82" w:rsidRPr="00A12AE8" w:rsidRDefault="00436C82" w:rsidP="00436C82">
      <w:pPr>
        <w:pStyle w:val="wxy0"/>
        <w:ind w:firstLineChars="0" w:firstLine="0"/>
      </w:pPr>
    </w:p>
    <w:p w:rsidR="00811249" w:rsidRDefault="00DD6169" w:rsidP="00DD6169">
      <w:pPr>
        <w:pStyle w:val="2"/>
        <w:spacing w:before="120" w:after="120"/>
      </w:pPr>
      <w:bookmarkStart w:id="49" w:name="_Toc515297401"/>
      <w:r>
        <w:rPr>
          <w:rFonts w:hint="eastAsia"/>
        </w:rPr>
        <w:t>图数据库</w:t>
      </w:r>
      <w:bookmarkEnd w:id="49"/>
    </w:p>
    <w:p w:rsidR="00C83F0E" w:rsidRPr="00C83F0E" w:rsidRDefault="00C83F0E" w:rsidP="00B36A08">
      <w:pPr>
        <w:pStyle w:val="3"/>
      </w:pPr>
      <w:bookmarkStart w:id="50" w:name="_Toc515297402"/>
      <w:r>
        <w:t>概述</w:t>
      </w:r>
      <w:bookmarkEnd w:id="50"/>
    </w:p>
    <w:p w:rsidR="00817944"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B50843">
        <w:rPr>
          <w:rFonts w:cs="宋体"/>
          <w:color w:val="000000"/>
          <w:sz w:val="24"/>
        </w:rPr>
        <w:t>图</w:t>
      </w:r>
      <w:r w:rsidRPr="00316D2B">
        <w:rPr>
          <w:rFonts w:cs="宋体"/>
          <w:color w:val="000000"/>
          <w:sz w:val="24"/>
        </w:rPr>
        <w:t>是节</w:t>
      </w:r>
      <w:r w:rsidRPr="00436C82">
        <w:rPr>
          <w:rFonts w:cs="宋体"/>
          <w:color w:val="000000"/>
          <w:sz w:val="24"/>
        </w:rPr>
        <w:t>点和联系的</w:t>
      </w:r>
      <w:r w:rsidRPr="00316D2B">
        <w:rPr>
          <w:rFonts w:cs="宋体"/>
          <w:color w:val="000000"/>
          <w:sz w:val="24"/>
        </w:rPr>
        <w:t>集合</w:t>
      </w:r>
      <w:r w:rsidR="004A4502">
        <w:rPr>
          <w:rFonts w:cs="宋体" w:hint="eastAsia"/>
          <w:color w:val="000000"/>
          <w:sz w:val="24"/>
        </w:rPr>
        <w:t>，</w:t>
      </w:r>
      <w:proofErr w:type="gramStart"/>
      <w:r w:rsidRPr="00316D2B">
        <w:rPr>
          <w:rFonts w:cs="宋体" w:hint="eastAsia"/>
          <w:color w:val="000000"/>
          <w:sz w:val="24"/>
        </w:rPr>
        <w:t>拿</w:t>
      </w:r>
      <w:r w:rsidR="004A4502" w:rsidRPr="00316D2B">
        <w:rPr>
          <w:rFonts w:cs="宋体"/>
          <w:color w:val="000000"/>
          <w:sz w:val="24"/>
        </w:rPr>
        <w:t>比较</w:t>
      </w:r>
      <w:proofErr w:type="gramEnd"/>
      <w:r w:rsidR="004A4502" w:rsidRPr="00316D2B">
        <w:rPr>
          <w:rFonts w:cs="宋体" w:hint="eastAsia"/>
          <w:color w:val="000000"/>
          <w:sz w:val="24"/>
        </w:rPr>
        <w:t>主流的图模型</w:t>
      </w:r>
      <w:r w:rsidRPr="00316D2B">
        <w:rPr>
          <w:rFonts w:cs="宋体" w:hint="eastAsia"/>
          <w:color w:val="000000"/>
          <w:sz w:val="24"/>
        </w:rPr>
        <w:t>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w:t>
      </w:r>
      <w:r w:rsidR="00EB3DB4">
        <w:rPr>
          <w:rFonts w:cs="宋体" w:hint="eastAsia"/>
          <w:color w:val="000000"/>
          <w:sz w:val="24"/>
        </w:rPr>
        <w:t>包括</w:t>
      </w:r>
      <w:r w:rsidRPr="00316D2B">
        <w:rPr>
          <w:rFonts w:cs="宋体" w:hint="eastAsia"/>
          <w:color w:val="000000"/>
          <w:sz w:val="24"/>
        </w:rPr>
        <w:t>节点和联系，节点有</w:t>
      </w:r>
      <w:r w:rsidR="00EB3DB4">
        <w:rPr>
          <w:rFonts w:cs="宋体" w:hint="eastAsia"/>
          <w:color w:val="000000"/>
          <w:sz w:val="24"/>
        </w:rPr>
        <w:t>本身</w:t>
      </w:r>
      <w:r w:rsidRPr="00316D2B">
        <w:rPr>
          <w:rFonts w:cs="宋体" w:hint="eastAsia"/>
          <w:color w:val="000000"/>
          <w:sz w:val="24"/>
        </w:rPr>
        <w:t>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00EB3DB4">
        <w:rPr>
          <w:rFonts w:cs="宋体" w:hint="eastAsia"/>
          <w:color w:val="000000"/>
          <w:sz w:val="24"/>
        </w:rPr>
        <w:t>援用</w:t>
      </w:r>
      <w:r w:rsidRPr="00316D2B">
        <w:rPr>
          <w:rFonts w:cs="宋体"/>
          <w:color w:val="000000"/>
          <w:sz w:val="24"/>
        </w:rPr>
        <w:t>维基百科对图数据库的定义</w:t>
      </w:r>
      <w:r w:rsidRPr="00316D2B">
        <w:rPr>
          <w:rFonts w:cs="宋体" w:hint="eastAsia"/>
          <w:color w:val="000000"/>
          <w:sz w:val="24"/>
        </w:rPr>
        <w:t>“</w:t>
      </w:r>
      <w:r w:rsidR="00EB3DB4" w:rsidRPr="00EB3DB4">
        <w:rPr>
          <w:rFonts w:cs="宋体" w:hint="eastAsia"/>
          <w:color w:val="000000"/>
          <w:sz w:val="24"/>
        </w:rPr>
        <w:t>在计算机范畴中</w:t>
      </w:r>
      <w:r w:rsidR="00436C82">
        <w:rPr>
          <w:rFonts w:cs="宋体" w:hint="eastAsia"/>
          <w:color w:val="000000"/>
          <w:sz w:val="24"/>
        </w:rPr>
        <w:t>，图数据库</w:t>
      </w:r>
      <w:r w:rsidR="00EB3DB4">
        <w:rPr>
          <w:rFonts w:cs="宋体" w:hint="eastAsia"/>
          <w:color w:val="000000"/>
          <w:sz w:val="24"/>
        </w:rPr>
        <w:t>利用</w:t>
      </w:r>
      <w:r w:rsidR="00436C82">
        <w:rPr>
          <w:rFonts w:cs="宋体" w:hint="eastAsia"/>
          <w:color w:val="000000"/>
          <w:sz w:val="24"/>
        </w:rPr>
        <w:t>图形结构进行语义查询，使用节点</w:t>
      </w:r>
      <w:r w:rsidR="00817944">
        <w:rPr>
          <w:rFonts w:cs="宋体" w:hint="eastAsia"/>
          <w:color w:val="000000"/>
          <w:sz w:val="24"/>
        </w:rPr>
        <w:t>、</w:t>
      </w:r>
      <w:r w:rsidR="00436C82">
        <w:rPr>
          <w:rFonts w:cs="宋体" w:hint="eastAsia"/>
          <w:color w:val="000000"/>
          <w:sz w:val="24"/>
        </w:rPr>
        <w:t>边和属性来表示和存储数据</w:t>
      </w:r>
      <w:r w:rsidR="00817944">
        <w:rPr>
          <w:rFonts w:cs="宋体" w:hint="eastAsia"/>
          <w:color w:val="000000"/>
          <w:sz w:val="24"/>
        </w:rPr>
        <w:t>。该系统的关键概念在于图形直接关联数据集中的数据项。</w:t>
      </w:r>
      <w:r w:rsidR="00436C82">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w:t>
      </w:r>
      <w:proofErr w:type="gramStart"/>
      <w:r w:rsidR="001311C2">
        <w:rPr>
          <w:rFonts w:cs="宋体" w:hint="eastAsia"/>
          <w:color w:val="000000"/>
          <w:sz w:val="24"/>
        </w:rPr>
        <w:t>生成第</w:t>
      </w:r>
      <w:proofErr w:type="gramEnd"/>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w:t>
      </w:r>
      <w:r w:rsidR="00817944">
        <w:rPr>
          <w:rFonts w:cs="宋体" w:hint="eastAsia"/>
          <w:color w:val="000000"/>
          <w:sz w:val="24"/>
        </w:rPr>
        <w:t>，</w:t>
      </w:r>
      <w:r>
        <w:rPr>
          <w:rFonts w:cs="宋体" w:hint="eastAsia"/>
          <w:color w:val="000000"/>
          <w:sz w:val="24"/>
        </w:rPr>
        <w:t>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sidR="00EB3DB4">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proofErr w:type="gramStart"/>
      <w:r w:rsidR="00CB590E" w:rsidRPr="00316D2B">
        <w:rPr>
          <w:rFonts w:cs="宋体" w:hint="eastAsia"/>
          <w:color w:val="000000"/>
          <w:sz w:val="24"/>
        </w:rPr>
        <w:t>图</w:t>
      </w:r>
      <w:r>
        <w:rPr>
          <w:rFonts w:cs="宋体" w:hint="eastAsia"/>
          <w:color w:val="000000"/>
          <w:sz w:val="24"/>
        </w:rPr>
        <w:t>具有</w:t>
      </w:r>
      <w:proofErr w:type="gramEnd"/>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r w:rsidR="00817944">
        <w:rPr>
          <w:rFonts w:cs="宋体" w:hint="eastAsia"/>
          <w:color w:val="000000"/>
          <w:sz w:val="24"/>
        </w:rPr>
        <w:t>以下为食品领域场景下的方便面属性简单图形建模。</w:t>
      </w:r>
    </w:p>
    <w:p w:rsidR="00817944" w:rsidRPr="00316D2B" w:rsidRDefault="00817944" w:rsidP="00CB590E">
      <w:pPr>
        <w:ind w:firstLine="424"/>
        <w:rPr>
          <w:rFonts w:cs="宋体"/>
          <w:color w:val="000000"/>
          <w:sz w:val="24"/>
        </w:rPr>
      </w:pPr>
      <w:r w:rsidRPr="00817944">
        <w:rPr>
          <w:rFonts w:cs="宋体"/>
          <w:noProof/>
          <w:color w:val="000000"/>
          <w:sz w:val="24"/>
        </w:rPr>
        <w:lastRenderedPageBreak/>
        <w:drawing>
          <wp:inline distT="0" distB="0" distL="0" distR="0" wp14:anchorId="020C8BC3" wp14:editId="365A7AAE">
            <wp:extent cx="4572638" cy="34294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r w:rsidR="00CB590E" w:rsidRPr="00316D2B">
        <w:rPr>
          <w:rFonts w:cs="宋体" w:hint="eastAsia"/>
          <w:color w:val="000000"/>
          <w:sz w:val="24"/>
        </w:rPr>
        <w:t>敏捷性。</w:t>
      </w:r>
      <w:r w:rsidR="00AB4508">
        <w:rPr>
          <w:rFonts w:cs="宋体" w:hint="eastAsia"/>
          <w:color w:val="000000"/>
          <w:sz w:val="24"/>
        </w:rPr>
        <w:t>和文档型数据库一样，</w:t>
      </w:r>
      <w:r w:rsidR="00CB590E" w:rsidRPr="00316D2B">
        <w:rPr>
          <w:rFonts w:cs="宋体" w:hint="eastAsia"/>
          <w:color w:val="000000"/>
          <w:sz w:val="24"/>
        </w:rPr>
        <w:t>图数据库</w:t>
      </w:r>
      <w:r w:rsidR="00AB4508">
        <w:rPr>
          <w:rFonts w:cs="宋体" w:hint="eastAsia"/>
          <w:color w:val="000000"/>
          <w:sz w:val="24"/>
        </w:rPr>
        <w:t>是</w:t>
      </w:r>
      <w:proofErr w:type="gramStart"/>
      <w:r w:rsidR="00AB4508">
        <w:rPr>
          <w:rFonts w:cs="宋体" w:hint="eastAsia"/>
          <w:color w:val="000000"/>
          <w:sz w:val="24"/>
        </w:rPr>
        <w:t>无模式</w:t>
      </w:r>
      <w:proofErr w:type="gramEnd"/>
      <w:r w:rsidR="00AB4508">
        <w:rPr>
          <w:rFonts w:cs="宋体" w:hint="eastAsia"/>
          <w:color w:val="000000"/>
          <w:sz w:val="24"/>
        </w:rPr>
        <w:t>的</w:t>
      </w:r>
      <w:r w:rsidR="00CB590E" w:rsidRPr="00316D2B">
        <w:rPr>
          <w:rFonts w:cs="宋体" w:hint="eastAsia"/>
          <w:color w:val="000000"/>
          <w:sz w:val="24"/>
        </w:rPr>
        <w:t>,</w:t>
      </w:r>
      <w:r w:rsidR="00CB590E" w:rsidRPr="00316D2B">
        <w:rPr>
          <w:rFonts w:cs="宋体" w:hint="eastAsia"/>
          <w:color w:val="000000"/>
          <w:sz w:val="24"/>
        </w:rPr>
        <w:t>它</w:t>
      </w:r>
      <w:r w:rsidR="00D16CB3">
        <w:rPr>
          <w:rFonts w:cs="宋体" w:hint="eastAsia"/>
          <w:color w:val="000000"/>
          <w:sz w:val="24"/>
        </w:rPr>
        <w:t>没有</w:t>
      </w:r>
      <w:proofErr w:type="gramStart"/>
      <w:r w:rsidR="00CB590E" w:rsidRPr="00316D2B">
        <w:rPr>
          <w:rFonts w:cs="宋体" w:hint="eastAsia"/>
          <w:color w:val="000000"/>
          <w:sz w:val="24"/>
        </w:rPr>
        <w:t>以</w:t>
      </w:r>
      <w:r w:rsidR="00AB4508">
        <w:rPr>
          <w:rFonts w:cs="宋体" w:hint="eastAsia"/>
          <w:color w:val="000000"/>
          <w:sz w:val="24"/>
        </w:rPr>
        <w:t>模式</w:t>
      </w:r>
      <w:proofErr w:type="gramEnd"/>
      <w:r w:rsidR="00CB590E" w:rsidRPr="00316D2B">
        <w:rPr>
          <w:rFonts w:cs="宋体" w:hint="eastAsia"/>
          <w:color w:val="000000"/>
          <w:sz w:val="24"/>
        </w:rPr>
        <w:t>为导向的数据管理机制。</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BC25CF" w:rsidRPr="00316D2B">
        <w:rPr>
          <w:rFonts w:cs="宋体"/>
          <w:color w:val="000000"/>
          <w:sz w:val="24"/>
        </w:rPr>
        <w:t>紧密关联</w:t>
      </w:r>
      <w:r w:rsidR="002373A6" w:rsidRPr="00316D2B">
        <w:rPr>
          <w:rFonts w:cs="宋体" w:hint="eastAsia"/>
          <w:color w:val="000000"/>
          <w:sz w:val="24"/>
        </w:rPr>
        <w:t>的</w:t>
      </w:r>
      <w:r w:rsidR="002373A6" w:rsidRPr="00316D2B">
        <w:rPr>
          <w:rFonts w:cs="宋体"/>
          <w:color w:val="000000"/>
          <w:sz w:val="24"/>
        </w:rPr>
        <w:t>数据</w:t>
      </w:r>
      <w:r w:rsidR="00BC25CF">
        <w:rPr>
          <w:rFonts w:cs="宋体" w:hint="eastAsia"/>
          <w:color w:val="000000"/>
          <w:sz w:val="24"/>
        </w:rPr>
        <w:t>，</w:t>
      </w:r>
      <w:r w:rsidR="00BC25CF">
        <w:rPr>
          <w:rFonts w:cs="宋体"/>
          <w:color w:val="000000"/>
          <w:sz w:val="24"/>
        </w:rPr>
        <w:t>适用于变动性大的场景</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0" w:history="1">
        <w:proofErr w:type="gramStart"/>
        <w:r w:rsidR="00AB4508">
          <w:rPr>
            <w:rFonts w:cs="宋体"/>
            <w:color w:val="000000"/>
            <w:sz w:val="24"/>
          </w:rPr>
          <w:t>语义网</w:t>
        </w:r>
        <w:proofErr w:type="gramEnd"/>
      </w:hyperlink>
      <w:r w:rsidR="002373A6" w:rsidRPr="00316D2B">
        <w:rPr>
          <w:rFonts w:cs="宋体"/>
          <w:color w:val="000000"/>
          <w:sz w:val="24"/>
        </w:rPr>
        <w:t>、</w:t>
      </w:r>
      <w:hyperlink r:id="rId31" w:history="1">
        <w:r w:rsidR="00AB4508" w:rsidRPr="00316D2B">
          <w:rPr>
            <w:rFonts w:cs="宋体"/>
            <w:color w:val="000000"/>
            <w:sz w:val="24"/>
          </w:rPr>
          <w:t>社交网络数据建模</w:t>
        </w:r>
      </w:hyperlink>
      <w:r w:rsidR="00AB4508" w:rsidRPr="00316D2B">
        <w:rPr>
          <w:rFonts w:cs="宋体"/>
          <w:color w:val="000000"/>
          <w:sz w:val="24"/>
        </w:rPr>
        <w:t>、</w:t>
      </w:r>
      <w:hyperlink r:id="rId32" w:history="1">
        <w:r w:rsidR="002373A6" w:rsidRPr="00316D2B">
          <w:rPr>
            <w:rFonts w:cs="宋体"/>
            <w:color w:val="000000"/>
            <w:sz w:val="24"/>
          </w:rPr>
          <w:t>基因分析</w:t>
        </w:r>
      </w:hyperlink>
      <w:r w:rsidR="00AB4508">
        <w:rPr>
          <w:rFonts w:cs="宋体" w:hint="eastAsia"/>
          <w:color w:val="000000"/>
          <w:sz w:val="24"/>
        </w:rPr>
        <w:t>、</w:t>
      </w:r>
      <w:r w:rsidR="00AB4508" w:rsidRPr="00316D2B">
        <w:rPr>
          <w:rFonts w:cs="宋体" w:hint="eastAsia"/>
          <w:color w:val="000000"/>
          <w:sz w:val="24"/>
        </w:rPr>
        <w:t>，</w:t>
      </w:r>
      <w:r w:rsidR="00BC25CF" w:rsidRPr="00316D2B">
        <w:rPr>
          <w:rFonts w:cs="宋体" w:hint="eastAsia"/>
          <w:color w:val="000000"/>
          <w:sz w:val="24"/>
        </w:rPr>
        <w:t>基于位置的</w:t>
      </w:r>
      <w:r w:rsidR="00AB4508" w:rsidRPr="00316D2B">
        <w:rPr>
          <w:rFonts w:cs="宋体" w:hint="eastAsia"/>
          <w:color w:val="000000"/>
          <w:sz w:val="24"/>
        </w:rPr>
        <w:t>地理空间</w:t>
      </w:r>
      <w:r w:rsidR="00BC25CF">
        <w:rPr>
          <w:rFonts w:cs="宋体" w:hint="eastAsia"/>
          <w:color w:val="000000"/>
          <w:sz w:val="24"/>
        </w:rPr>
        <w:t>服务</w:t>
      </w:r>
      <w:r w:rsidR="00AB4508">
        <w:rPr>
          <w:rFonts w:cs="宋体" w:hint="eastAsia"/>
          <w:color w:val="000000"/>
          <w:sz w:val="24"/>
        </w:rPr>
        <w:t>、</w:t>
      </w:r>
      <w:r w:rsidR="00AB4508" w:rsidRPr="00316D2B">
        <w:rPr>
          <w:rFonts w:cs="宋体" w:hint="eastAsia"/>
          <w:color w:val="000000"/>
          <w:sz w:val="24"/>
        </w:rPr>
        <w:t>网络拓扑</w:t>
      </w:r>
      <w:r w:rsidR="00AB4508">
        <w:rPr>
          <w:rFonts w:cs="宋体" w:hint="eastAsia"/>
          <w:color w:val="000000"/>
          <w:sz w:val="24"/>
        </w:rPr>
        <w:t>、</w:t>
      </w:r>
      <w:hyperlink r:id="rId33" w:anchor="recommendation" w:history="1">
        <w:r w:rsidR="002373A6" w:rsidRPr="00316D2B">
          <w:rPr>
            <w:rFonts w:cs="宋体"/>
            <w:color w:val="000000"/>
            <w:sz w:val="24"/>
          </w:rPr>
          <w:t>推荐算法</w:t>
        </w:r>
      </w:hyperlink>
      <w:r w:rsidR="00AB4508">
        <w:rPr>
          <w:rFonts w:cs="宋体" w:hint="eastAsia"/>
          <w:color w:val="000000"/>
          <w:sz w:val="24"/>
        </w:rPr>
        <w:t>等</w:t>
      </w:r>
      <w:r w:rsidR="002373A6" w:rsidRPr="00316D2B">
        <w:rPr>
          <w:rFonts w:cs="宋体"/>
          <w:color w:val="000000"/>
          <w:sz w:val="24"/>
        </w:rPr>
        <w:t>。</w:t>
      </w:r>
    </w:p>
    <w:p w:rsidR="0036126D" w:rsidRDefault="00EB3DB4" w:rsidP="00C41660">
      <w:pPr>
        <w:ind w:firstLine="424"/>
        <w:rPr>
          <w:rFonts w:cs="宋体"/>
          <w:color w:val="000000"/>
          <w:sz w:val="24"/>
        </w:rPr>
      </w:pPr>
      <w:r>
        <w:rPr>
          <w:rFonts w:cs="宋体" w:hint="eastAsia"/>
          <w:color w:val="000000"/>
          <w:sz w:val="24"/>
        </w:rPr>
        <w:t>接下来我们对比关系型和图形数据库查询的性能差距</w:t>
      </w:r>
      <w:r w:rsidR="001E4A61">
        <w:rPr>
          <w:rFonts w:cs="宋体" w:hint="eastAsia"/>
          <w:color w:val="000000"/>
          <w:sz w:val="24"/>
        </w:rPr>
        <w:t>。</w:t>
      </w:r>
      <w:r w:rsidR="00CB590E" w:rsidRPr="00316D2B">
        <w:rPr>
          <w:rFonts w:cs="宋体" w:hint="eastAsia"/>
          <w:color w:val="000000"/>
          <w:sz w:val="24"/>
        </w:rPr>
        <w:t>关系模型</w:t>
      </w:r>
      <w:r>
        <w:rPr>
          <w:rFonts w:cs="宋体" w:hint="eastAsia"/>
          <w:color w:val="000000"/>
          <w:sz w:val="24"/>
        </w:rPr>
        <w:t>一般</w:t>
      </w:r>
      <w:proofErr w:type="gramStart"/>
      <w:r w:rsidR="00CB590E" w:rsidRPr="00316D2B">
        <w:rPr>
          <w:rFonts w:cs="宋体" w:hint="eastAsia"/>
          <w:color w:val="000000"/>
          <w:sz w:val="24"/>
        </w:rPr>
        <w:t>使用</w:t>
      </w:r>
      <w:r>
        <w:rPr>
          <w:rFonts w:cs="宋体" w:hint="eastAsia"/>
          <w:color w:val="000000"/>
          <w:sz w:val="24"/>
        </w:rPr>
        <w:t>外键</w:t>
      </w:r>
      <w:r w:rsidR="00CB590E" w:rsidRPr="00316D2B">
        <w:rPr>
          <w:rFonts w:cs="宋体" w:hint="eastAsia"/>
          <w:color w:val="000000"/>
          <w:sz w:val="24"/>
        </w:rPr>
        <w:t>关联</w:t>
      </w:r>
      <w:proofErr w:type="gramEnd"/>
      <w:r w:rsidR="00CB590E" w:rsidRPr="00316D2B">
        <w:rPr>
          <w:rFonts w:cs="宋体" w:hint="eastAsia"/>
          <w:color w:val="000000"/>
          <w:sz w:val="24"/>
        </w:rPr>
        <w:t>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36126D" w:rsidP="00C41660">
      <w:pPr>
        <w:ind w:firstLine="424"/>
        <w:rPr>
          <w:rFonts w:cs="宋体"/>
          <w:color w:val="000000"/>
          <w:sz w:val="24"/>
        </w:rPr>
      </w:pPr>
      <w:r>
        <w:rPr>
          <w:noProof/>
        </w:rPr>
        <w:lastRenderedPageBreak/>
        <w:drawing>
          <wp:inline distT="0" distB="0" distL="0" distR="0" wp14:anchorId="6D8FBF46" wp14:editId="3EA9D1B9">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51" w:name="_Toc515297403"/>
      <w:r>
        <w:rPr>
          <w:rFonts w:hint="eastAsia"/>
        </w:rPr>
        <w:t>图数据库实例之neo4j</w:t>
      </w:r>
      <w:bookmarkEnd w:id="51"/>
    </w:p>
    <w:p w:rsidR="00D8547C" w:rsidRPr="00316D2B" w:rsidRDefault="00CB590E" w:rsidP="001C7B0D">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5"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r w:rsidR="00265B38">
        <w:fldChar w:fldCharType="begin"/>
      </w:r>
      <w:r w:rsidR="00265B38">
        <w:instrText xml:space="preserve"> HYPERLINK "http://www.franz.com/agraph/allegrograph/" </w:instrText>
      </w:r>
      <w:r w:rsidR="00265B38">
        <w:fldChar w:fldCharType="separate"/>
      </w:r>
      <w:r w:rsidRPr="00316D2B">
        <w:rPr>
          <w:rFonts w:cs="宋体"/>
          <w:color w:val="000000"/>
          <w:sz w:val="24"/>
        </w:rPr>
        <w:t>AllegroGraph</w:t>
      </w:r>
      <w:r w:rsidR="00265B38">
        <w:rPr>
          <w:rFonts w:cs="宋体"/>
          <w:color w:val="000000"/>
          <w:sz w:val="24"/>
        </w:rPr>
        <w:fldChar w:fldCharType="end"/>
      </w:r>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w:t>
      </w:r>
      <w:proofErr w:type="spellStart"/>
      <w:r w:rsidRPr="00316D2B">
        <w:rPr>
          <w:rFonts w:cs="宋体"/>
          <w:color w:val="000000"/>
          <w:sz w:val="24"/>
        </w:rPr>
        <w:t>QuadStore</w:t>
      </w:r>
      <w:proofErr w:type="spellEnd"/>
      <w:r w:rsidR="00EB3DB4">
        <w:rPr>
          <w:rFonts w:cs="宋体"/>
          <w:color w:val="000000"/>
          <w:sz w:val="24"/>
        </w:rPr>
        <w:t>等多种</w:t>
      </w:r>
      <w:r w:rsidRPr="00316D2B">
        <w:rPr>
          <w:rFonts w:cs="宋体"/>
          <w:color w:val="000000"/>
          <w:sz w:val="24"/>
        </w:rPr>
        <w:t> </w:t>
      </w:r>
      <w:r w:rsidRPr="00316D2B">
        <w:rPr>
          <w:rFonts w:cs="宋体" w:hint="eastAsia"/>
          <w:color w:val="000000"/>
          <w:sz w:val="24"/>
        </w:rPr>
        <w:t>。</w:t>
      </w:r>
      <w:r w:rsidR="00284E34" w:rsidRPr="00284E34">
        <w:rPr>
          <w:rFonts w:cs="宋体" w:hint="eastAsia"/>
          <w:color w:val="000000"/>
          <w:sz w:val="24"/>
        </w:rPr>
        <w:t>实际开发中</w:t>
      </w:r>
      <w:r w:rsidR="00284E34" w:rsidRPr="00284E34">
        <w:rPr>
          <w:rFonts w:cs="宋体" w:hint="eastAsia"/>
          <w:color w:val="000000"/>
          <w:sz w:val="24"/>
        </w:rPr>
        <w:t>,</w:t>
      </w:r>
      <w:r w:rsidR="00284E34" w:rsidRPr="00284E34">
        <w:rPr>
          <w:rFonts w:cs="宋体" w:hint="eastAsia"/>
          <w:color w:val="000000"/>
          <w:sz w:val="24"/>
        </w:rPr>
        <w:t>我使用的数据库是</w:t>
      </w:r>
      <w:r w:rsidR="00DA15A8">
        <w:rPr>
          <w:rFonts w:cs="宋体" w:hint="eastAsia"/>
          <w:color w:val="000000"/>
          <w:sz w:val="24"/>
        </w:rPr>
        <w:t>最流行的</w:t>
      </w:r>
      <w:r w:rsidR="00284E34" w:rsidRPr="00284E34">
        <w:rPr>
          <w:rFonts w:cs="宋体" w:hint="eastAsia"/>
          <w:color w:val="000000"/>
          <w:sz w:val="24"/>
        </w:rPr>
        <w:t>Neo4j</w:t>
      </w:r>
      <w:r w:rsidR="00284E34" w:rsidRPr="00284E34">
        <w:rPr>
          <w:rFonts w:cs="宋体" w:hint="eastAsia"/>
          <w:color w:val="000000"/>
          <w:sz w:val="24"/>
        </w:rPr>
        <w:t>。</w:t>
      </w:r>
      <w:r w:rsidR="00284E34" w:rsidRPr="00284E34">
        <w:rPr>
          <w:rFonts w:cs="宋体" w:hint="eastAsia"/>
          <w:color w:val="000000"/>
          <w:sz w:val="24"/>
        </w:rPr>
        <w:t>Neo4j</w:t>
      </w:r>
      <w:r w:rsidR="00284E34" w:rsidRPr="00284E34">
        <w:rPr>
          <w:rFonts w:cs="宋体" w:hint="eastAsia"/>
          <w:color w:val="000000"/>
          <w:sz w:val="24"/>
        </w:rPr>
        <w:t>是一个开放源代码的图形数据库的</w:t>
      </w:r>
      <w:r w:rsidR="00284E34" w:rsidRPr="00284E34">
        <w:rPr>
          <w:rFonts w:cs="宋体" w:hint="eastAsia"/>
          <w:color w:val="000000"/>
          <w:sz w:val="24"/>
        </w:rPr>
        <w:t>java</w:t>
      </w:r>
      <w:r w:rsidR="00284E34" w:rsidRPr="00284E34">
        <w:rPr>
          <w:rFonts w:cs="宋体" w:hint="eastAsia"/>
          <w:color w:val="000000"/>
          <w:sz w:val="24"/>
        </w:rPr>
        <w:t>实现。它完全兼容于</w:t>
      </w:r>
      <w:r w:rsidR="00284E34" w:rsidRPr="00284E34">
        <w:rPr>
          <w:rFonts w:cs="宋体" w:hint="eastAsia"/>
          <w:color w:val="000000"/>
          <w:sz w:val="24"/>
        </w:rPr>
        <w:t>ACID,</w:t>
      </w:r>
      <w:r w:rsidR="00284E34" w:rsidRPr="00284E34">
        <w:rPr>
          <w:rFonts w:cs="宋体" w:hint="eastAsia"/>
          <w:color w:val="000000"/>
          <w:sz w:val="24"/>
        </w:rPr>
        <w:t>支持</w:t>
      </w:r>
      <w:r w:rsidR="00DA15A8">
        <w:rPr>
          <w:rFonts w:cs="宋体" w:hint="eastAsia"/>
          <w:color w:val="000000"/>
          <w:sz w:val="24"/>
        </w:rPr>
        <w:t>非常严格的</w:t>
      </w:r>
      <w:r w:rsidR="00284E34" w:rsidRPr="00284E34">
        <w:rPr>
          <w:rFonts w:cs="宋体" w:hint="eastAsia"/>
          <w:color w:val="000000"/>
          <w:sz w:val="24"/>
        </w:rPr>
        <w:t>事务</w:t>
      </w:r>
      <w:r w:rsidR="00284E34" w:rsidRPr="00284E34">
        <w:rPr>
          <w:rFonts w:cs="宋体" w:hint="eastAsia"/>
          <w:color w:val="000000"/>
          <w:sz w:val="24"/>
        </w:rPr>
        <w:t>,</w:t>
      </w:r>
      <w:r w:rsidR="00284E34" w:rsidRPr="00284E34">
        <w:rPr>
          <w:rFonts w:cs="宋体" w:hint="eastAsia"/>
          <w:color w:val="000000"/>
          <w:sz w:val="24"/>
        </w:rPr>
        <w:t>要求数据中的每个更改需要在事务内完成。</w:t>
      </w:r>
      <w:r w:rsidR="00284E34" w:rsidRPr="00284E34">
        <w:rPr>
          <w:rFonts w:cs="宋体" w:hint="eastAsia"/>
          <w:color w:val="000000"/>
          <w:sz w:val="24"/>
        </w:rPr>
        <w:t>Neo4j</w:t>
      </w:r>
      <w:r w:rsidR="00284E34" w:rsidRPr="00284E34">
        <w:rPr>
          <w:rFonts w:cs="宋体" w:hint="eastAsia"/>
          <w:color w:val="000000"/>
          <w:sz w:val="24"/>
        </w:rPr>
        <w:t>既有内嵌数据库模式</w:t>
      </w:r>
      <w:r w:rsidR="00284E34" w:rsidRPr="00284E34">
        <w:rPr>
          <w:rFonts w:cs="宋体" w:hint="eastAsia"/>
          <w:color w:val="000000"/>
          <w:sz w:val="24"/>
        </w:rPr>
        <w:t>,</w:t>
      </w:r>
      <w:r w:rsidR="00284E34" w:rsidRPr="00284E34">
        <w:rPr>
          <w:rFonts w:cs="宋体" w:hint="eastAsia"/>
          <w:color w:val="000000"/>
          <w:sz w:val="24"/>
        </w:rPr>
        <w:t>也有服务器模式</w:t>
      </w:r>
      <w:r w:rsidR="00284E34" w:rsidRPr="00284E34">
        <w:rPr>
          <w:rFonts w:cs="宋体" w:hint="eastAsia"/>
          <w:color w:val="000000"/>
          <w:sz w:val="24"/>
        </w:rPr>
        <w:t>,</w:t>
      </w:r>
      <w:r w:rsidR="00284E34" w:rsidRPr="00284E34">
        <w:rPr>
          <w:rFonts w:cs="宋体" w:hint="eastAsia"/>
          <w:color w:val="000000"/>
          <w:sz w:val="24"/>
        </w:rPr>
        <w:t>在服务器模式下</w:t>
      </w:r>
      <w:r w:rsidR="00284E34" w:rsidRPr="00284E34">
        <w:rPr>
          <w:rFonts w:cs="宋体" w:hint="eastAsia"/>
          <w:color w:val="000000"/>
          <w:sz w:val="24"/>
        </w:rPr>
        <w:t>,</w:t>
      </w:r>
      <w:r w:rsidR="00284E34" w:rsidRPr="00284E34">
        <w:rPr>
          <w:rFonts w:cs="宋体" w:hint="eastAsia"/>
          <w:color w:val="000000"/>
          <w:sz w:val="24"/>
        </w:rPr>
        <w:t>它提供了广泛使用的</w:t>
      </w:r>
      <w:r w:rsidR="00284E34" w:rsidRPr="00284E34">
        <w:rPr>
          <w:rFonts w:cs="宋体" w:hint="eastAsia"/>
          <w:color w:val="000000"/>
          <w:sz w:val="24"/>
        </w:rPr>
        <w:t>REST</w:t>
      </w:r>
      <w:r w:rsidR="00284E34" w:rsidRPr="00284E34">
        <w:rPr>
          <w:rFonts w:cs="宋体" w:hint="eastAsia"/>
          <w:color w:val="000000"/>
          <w:sz w:val="24"/>
        </w:rPr>
        <w:t>接口</w:t>
      </w:r>
      <w:r w:rsidR="00DA15A8">
        <w:rPr>
          <w:rFonts w:cs="宋体" w:hint="eastAsia"/>
          <w:color w:val="000000"/>
          <w:sz w:val="24"/>
        </w:rPr>
        <w:t>。</w:t>
      </w:r>
      <w:r w:rsidR="00284E34" w:rsidRPr="00284E34">
        <w:rPr>
          <w:rFonts w:cs="宋体" w:hint="eastAsia"/>
          <w:color w:val="000000"/>
          <w:sz w:val="24"/>
        </w:rPr>
        <w:t>开发者可以通过</w:t>
      </w:r>
      <w:r w:rsidR="00284E34" w:rsidRPr="00284E34">
        <w:rPr>
          <w:rFonts w:cs="宋体" w:hint="eastAsia"/>
          <w:color w:val="000000"/>
          <w:sz w:val="24"/>
        </w:rPr>
        <w:t>Java-API</w:t>
      </w:r>
      <w:r w:rsidR="00284E34" w:rsidRPr="00284E34">
        <w:rPr>
          <w:rFonts w:cs="宋体" w:hint="eastAsia"/>
          <w:color w:val="000000"/>
          <w:sz w:val="24"/>
        </w:rPr>
        <w:t>与图形模型交互</w:t>
      </w:r>
      <w:r w:rsidRPr="00316D2B">
        <w:rPr>
          <w:rFonts w:cs="宋体"/>
          <w:color w:val="000000"/>
          <w:sz w:val="24"/>
        </w:rPr>
        <w:t>，</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6" w:history="1">
        <w:r w:rsidR="00BC25CF" w:rsidRPr="00316D2B">
          <w:rPr>
            <w:rFonts w:cs="宋体"/>
            <w:color w:val="000000"/>
            <w:sz w:val="24"/>
          </w:rPr>
          <w:t>Python</w:t>
        </w:r>
      </w:hyperlink>
      <w:r w:rsidR="00BC25CF" w:rsidRPr="00316D2B">
        <w:rPr>
          <w:rFonts w:cs="宋体"/>
          <w:color w:val="000000"/>
          <w:sz w:val="24"/>
        </w:rPr>
        <w:t>、</w:t>
      </w:r>
      <w:r w:rsidR="00265B38">
        <w:fldChar w:fldCharType="begin"/>
      </w:r>
      <w:r w:rsidR="00265B38">
        <w:instrText xml:space="preserve"> HYPERLINK "http://github.com/ept/neo4j-scala-template" </w:instrText>
      </w:r>
      <w:r w:rsidR="00265B38">
        <w:fldChar w:fldCharType="separate"/>
      </w:r>
      <w:r w:rsidR="00BC25CF" w:rsidRPr="00316D2B">
        <w:rPr>
          <w:rFonts w:cs="宋体"/>
          <w:color w:val="000000"/>
          <w:sz w:val="24"/>
        </w:rPr>
        <w:t>Scala</w:t>
      </w:r>
      <w:r w:rsidR="00265B38">
        <w:rPr>
          <w:rFonts w:cs="宋体"/>
          <w:color w:val="000000"/>
          <w:sz w:val="24"/>
        </w:rPr>
        <w:fldChar w:fldCharType="end"/>
      </w:r>
      <w:r w:rsidR="00BC25CF" w:rsidRPr="00316D2B">
        <w:rPr>
          <w:rFonts w:cs="宋体"/>
          <w:color w:val="000000"/>
          <w:sz w:val="24"/>
        </w:rPr>
        <w:t>、</w:t>
      </w:r>
      <w:r w:rsidR="00265B38">
        <w:fldChar w:fldCharType="begin"/>
      </w:r>
      <w:r w:rsidR="00265B38">
        <w:instrText xml:space="preserve"> HYPERLINK "http://github.com/andreasronge/neo4j" </w:instrText>
      </w:r>
      <w:r w:rsidR="00265B38">
        <w:fldChar w:fldCharType="separate"/>
      </w:r>
      <w:r w:rsidRPr="00316D2B">
        <w:rPr>
          <w:rFonts w:cs="宋体"/>
          <w:color w:val="000000"/>
          <w:sz w:val="24"/>
        </w:rPr>
        <w:t>Ruby</w:t>
      </w:r>
      <w:r w:rsidR="00265B38">
        <w:rPr>
          <w:rFonts w:cs="宋体"/>
          <w:color w:val="000000"/>
          <w:sz w:val="24"/>
        </w:rPr>
        <w:fldChar w:fldCharType="end"/>
      </w:r>
      <w:r w:rsidRPr="00316D2B">
        <w:rPr>
          <w:rFonts w:cs="宋体"/>
          <w:color w:val="000000"/>
          <w:sz w:val="24"/>
        </w:rPr>
        <w:t>等其他语言</w:t>
      </w:r>
      <w:r w:rsidR="00DA15A8">
        <w:rPr>
          <w:rFonts w:cs="宋体" w:hint="eastAsia"/>
          <w:color w:val="000000"/>
          <w:sz w:val="24"/>
        </w:rPr>
        <w:t>，</w:t>
      </w:r>
      <w:r w:rsidR="00DA15A8">
        <w:rPr>
          <w:rFonts w:cs="宋体"/>
          <w:color w:val="000000"/>
          <w:sz w:val="24"/>
        </w:rPr>
        <w:t>这些语言的开源支持在</w:t>
      </w:r>
      <w:proofErr w:type="spellStart"/>
      <w:r w:rsidR="00DA15A8">
        <w:rPr>
          <w:rFonts w:cs="宋体"/>
          <w:color w:val="000000"/>
          <w:sz w:val="24"/>
        </w:rPr>
        <w:t>GitHub</w:t>
      </w:r>
      <w:proofErr w:type="spellEnd"/>
      <w:r w:rsidR="00DA15A8">
        <w:rPr>
          <w:rFonts w:cs="宋体"/>
          <w:color w:val="000000"/>
          <w:sz w:val="24"/>
        </w:rPr>
        <w:t>上都有发展</w:t>
      </w:r>
      <w:r w:rsidRPr="00316D2B">
        <w:rPr>
          <w:rFonts w:cs="宋体" w:hint="eastAsia"/>
          <w:color w:val="000000"/>
          <w:sz w:val="24"/>
        </w:rPr>
        <w:t>。</w:t>
      </w:r>
      <w:r w:rsidR="00C94EB2">
        <w:rPr>
          <w:rFonts w:cs="宋体" w:hint="eastAsia"/>
          <w:color w:val="000000"/>
          <w:sz w:val="24"/>
        </w:rPr>
        <w:t>而它的这两个版本都可以做成集群，从而可以使用主从复制</w:t>
      </w:r>
      <w:r w:rsidR="007C017B" w:rsidRPr="00316D2B">
        <w:rPr>
          <w:rFonts w:cs="宋体" w:hint="eastAsia"/>
          <w:color w:val="000000"/>
          <w:sz w:val="24"/>
        </w:rPr>
        <w:t>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扩展，甚至可以将两个版本进行混合，在数据库级执行。</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t>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w:t>
      </w:r>
      <w:r w:rsidR="00891D35">
        <w:rPr>
          <w:rFonts w:cs="宋体" w:hint="eastAsia"/>
          <w:color w:val="000000"/>
          <w:sz w:val="24"/>
        </w:rPr>
        <w:lastRenderedPageBreak/>
        <w:t>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w:t>
      </w:r>
      <w:r w:rsidR="00C94EB2">
        <w:rPr>
          <w:rFonts w:cs="宋体" w:hint="eastAsia"/>
          <w:color w:val="000000"/>
          <w:sz w:val="24"/>
        </w:rPr>
        <w:t>优势巨大</w:t>
      </w:r>
      <w:r w:rsidRPr="00316D2B">
        <w:rPr>
          <w:rFonts w:cs="宋体" w:hint="eastAsia"/>
          <w:color w:val="000000"/>
          <w:sz w:val="24"/>
        </w:rPr>
        <w:t>，传统关系型查询</w:t>
      </w:r>
      <w:r w:rsidR="00F13091">
        <w:rPr>
          <w:rFonts w:cs="宋体" w:hint="eastAsia"/>
          <w:color w:val="000000"/>
          <w:sz w:val="24"/>
        </w:rPr>
        <w:t>时间</w:t>
      </w:r>
      <w:r w:rsidRPr="00316D2B">
        <w:rPr>
          <w:rFonts w:cs="宋体" w:hint="eastAsia"/>
          <w:color w:val="000000"/>
          <w:sz w:val="24"/>
        </w:rPr>
        <w:t>随深度增加是</w:t>
      </w:r>
      <w:proofErr w:type="gramStart"/>
      <w:r w:rsidRPr="00316D2B">
        <w:rPr>
          <w:rFonts w:cs="宋体" w:hint="eastAsia"/>
          <w:color w:val="000000"/>
          <w:sz w:val="24"/>
        </w:rPr>
        <w:t>指数级</w:t>
      </w:r>
      <w:r w:rsidR="00F13091">
        <w:rPr>
          <w:rFonts w:cs="宋体" w:hint="eastAsia"/>
          <w:color w:val="000000"/>
          <w:sz w:val="24"/>
        </w:rPr>
        <w:t>增加</w:t>
      </w:r>
      <w:proofErr w:type="gramEnd"/>
      <w:r w:rsidR="00F13091">
        <w:rPr>
          <w:rFonts w:cs="宋体" w:hint="eastAsia"/>
          <w:color w:val="000000"/>
          <w:sz w:val="24"/>
        </w:rPr>
        <w:t>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Default="00CB590E" w:rsidP="00817944">
      <w:pPr>
        <w:ind w:firstLine="424"/>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784208" w:rsidRDefault="00784208" w:rsidP="00817944">
      <w:pPr>
        <w:ind w:firstLine="424"/>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函数进行关联。设计如：</w:t>
      </w:r>
    </w:p>
    <w:p w:rsidR="006167D0" w:rsidRPr="00784208" w:rsidRDefault="006167D0" w:rsidP="00817944">
      <w:pPr>
        <w:ind w:firstLine="424"/>
        <w:rPr>
          <w:rFonts w:cs="宋体"/>
          <w:color w:val="000000"/>
          <w:sz w:val="24"/>
        </w:rPr>
      </w:pP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CB590E" w:rsidRDefault="00CB590E" w:rsidP="00CB590E"/>
    <w:p w:rsidR="00CB590E" w:rsidRPr="00CB590E" w:rsidRDefault="00CB590E" w:rsidP="00D16CB3">
      <w:pPr>
        <w:pStyle w:val="wxy0"/>
        <w:ind w:firstLineChars="0" w:firstLine="0"/>
      </w:pPr>
      <w:bookmarkStart w:id="52" w:name="_GoBack"/>
      <w:bookmarkEnd w:id="52"/>
    </w:p>
    <w:p w:rsidR="00423AB9" w:rsidRPr="00E05A88" w:rsidRDefault="00423AB9" w:rsidP="00423AB9">
      <w:pPr>
        <w:pStyle w:val="wxy0"/>
        <w:ind w:firstLineChars="0" w:firstLine="0"/>
      </w:pPr>
      <w:bookmarkStart w:id="53" w:name="_Toc356934258"/>
    </w:p>
    <w:p w:rsidR="00577A00" w:rsidRDefault="00577A00" w:rsidP="00577A00">
      <w:pPr>
        <w:pStyle w:val="2"/>
        <w:spacing w:before="120" w:after="120"/>
      </w:pPr>
      <w:bookmarkStart w:id="54" w:name="_Toc515297404"/>
      <w:bookmarkEnd w:id="53"/>
      <w:r>
        <w:rPr>
          <w:rFonts w:hint="eastAsia"/>
        </w:rPr>
        <w:t>不同数据库的性能对比</w:t>
      </w:r>
      <w:bookmarkEnd w:id="54"/>
    </w:p>
    <w:p w:rsidR="00AB4508" w:rsidRPr="00AB4508" w:rsidRDefault="00AB4508" w:rsidP="00AB4508">
      <w:pPr>
        <w:pStyle w:val="wxy0"/>
      </w:pPr>
      <w:r>
        <w:t>X</w:t>
      </w:r>
      <w:r>
        <w:rPr>
          <w:rFonts w:hint="eastAsia"/>
        </w:rPr>
        <w:t>xx</w:t>
      </w:r>
    </w:p>
    <w:p w:rsidR="00E34A5A" w:rsidRDefault="00E34A5A" w:rsidP="00E34A5A">
      <w:pPr>
        <w:pStyle w:val="wxy0"/>
        <w:ind w:firstLineChars="0" w:firstLine="424"/>
        <w:rPr>
          <w:ins w:id="55"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lastRenderedPageBreak/>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r w:rsidR="006452D2">
        <w:rPr>
          <w:rFonts w:hint="eastAsia"/>
        </w:rPr>
        <w:t>测试结果如图</w:t>
      </w:r>
      <w:r w:rsidR="006452D2">
        <w:rPr>
          <w:rFonts w:hint="eastAsia"/>
        </w:rPr>
        <w:t>3.6.1</w:t>
      </w:r>
      <w:r w:rsidR="006452D2">
        <w:rPr>
          <w:rFonts w:hint="eastAsia"/>
        </w:rPr>
        <w:t>示。</w:t>
      </w:r>
    </w:p>
    <w:p w:rsidR="00E34A5A" w:rsidRPr="00AC3514" w:rsidRDefault="00E34A5A" w:rsidP="00E34A5A">
      <w:pPr>
        <w:pStyle w:val="wxy0"/>
        <w:ind w:firstLineChars="0" w:firstLine="424"/>
      </w:pPr>
    </w:p>
    <w:p w:rsidR="00577A00" w:rsidRDefault="00811249" w:rsidP="00577A00">
      <w:pPr>
        <w:pStyle w:val="2"/>
        <w:spacing w:before="120" w:after="120"/>
      </w:pPr>
      <w:bookmarkStart w:id="56" w:name="_Toc515297405"/>
      <w:r>
        <w:rPr>
          <w:rFonts w:hint="eastAsia"/>
        </w:rPr>
        <w:t>本章小结</w:t>
      </w:r>
      <w:bookmarkEnd w:id="56"/>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r w:rsidR="00E15DE2">
        <w:rPr>
          <w:rFonts w:hint="eastAsia"/>
        </w:rPr>
        <w:t>NOSQL</w:t>
      </w:r>
      <w:r>
        <w:rPr>
          <w:rFonts w:hint="eastAsia"/>
        </w:rPr>
        <w:t>数据库中的图数据库和文档数据库，分别以</w:t>
      </w:r>
      <w:r>
        <w:rPr>
          <w:rFonts w:hint="eastAsia"/>
        </w:rPr>
        <w:t>MySQL</w:t>
      </w:r>
      <w:r>
        <w:rPr>
          <w:rFonts w:hint="eastAsia"/>
        </w:rPr>
        <w:t>，</w:t>
      </w:r>
      <w:proofErr w:type="spellStart"/>
      <w:r w:rsidR="00E15DE2">
        <w:rPr>
          <w:rFonts w:hint="eastAsia"/>
        </w:rPr>
        <w:t>postgreSQL</w:t>
      </w:r>
      <w:proofErr w:type="spellEnd"/>
      <w:r w:rsidR="00E15DE2">
        <w:rPr>
          <w:rFonts w:hint="eastAsia"/>
        </w:rPr>
        <w:t>，</w:t>
      </w:r>
      <w:r>
        <w:rPr>
          <w:rFonts w:hint="eastAsia"/>
        </w:rPr>
        <w:t>db4o</w:t>
      </w:r>
      <w:r>
        <w:rPr>
          <w:rFonts w:hint="eastAsia"/>
        </w:rPr>
        <w:t>，</w:t>
      </w:r>
      <w:r>
        <w:rPr>
          <w:rFonts w:hint="eastAsia"/>
        </w:rPr>
        <w:t>neo4j</w:t>
      </w:r>
      <w:r>
        <w:rPr>
          <w:rFonts w:hint="eastAsia"/>
        </w:rPr>
        <w:t>和</w:t>
      </w:r>
      <w:proofErr w:type="spellStart"/>
      <w:r w:rsidR="00E15DE2">
        <w:rPr>
          <w:rFonts w:hint="eastAsia"/>
        </w:rPr>
        <w:t>MongoDB</w:t>
      </w:r>
      <w:proofErr w:type="spellEnd"/>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proofErr w:type="spellStart"/>
      <w:r w:rsidR="00E15DE2">
        <w:rPr>
          <w:rFonts w:hint="eastAsia"/>
        </w:rPr>
        <w:t>postgreSQL</w:t>
      </w:r>
      <w:proofErr w:type="spellEnd"/>
      <w:r w:rsidR="00A23425">
        <w:rPr>
          <w:rFonts w:hint="eastAsia"/>
        </w:rPr>
        <w:t>等寥寥几个数据库支持，多持久并存模型的发展依然前路漫漫。</w:t>
      </w:r>
    </w:p>
    <w:p w:rsidR="00811249" w:rsidRDefault="00DD6169" w:rsidP="00C31F30">
      <w:pPr>
        <w:pStyle w:val="1"/>
        <w:spacing w:before="240"/>
      </w:pPr>
      <w:bookmarkStart w:id="57" w:name="_Toc515297406"/>
      <w:r>
        <w:rPr>
          <w:rFonts w:hint="eastAsia"/>
        </w:rPr>
        <w:lastRenderedPageBreak/>
        <w:t>食物项目</w:t>
      </w:r>
      <w:r w:rsidR="00811249">
        <w:rPr>
          <w:rFonts w:hint="eastAsia"/>
        </w:rPr>
        <w:t>系统</w:t>
      </w:r>
      <w:r>
        <w:rPr>
          <w:rFonts w:hint="eastAsia"/>
        </w:rPr>
        <w:t>的</w:t>
      </w:r>
      <w:r w:rsidR="00811249">
        <w:rPr>
          <w:rFonts w:hint="eastAsia"/>
        </w:rPr>
        <w:t>设计与实现</w:t>
      </w:r>
      <w:bookmarkEnd w:id="57"/>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8" w:name="_Toc515297407"/>
      <w:r>
        <w:rPr>
          <w:rFonts w:hint="eastAsia"/>
        </w:rPr>
        <w:t>系统整体设计</w:t>
      </w:r>
      <w:bookmarkEnd w:id="58"/>
    </w:p>
    <w:p w:rsidR="000D2509" w:rsidRDefault="000D2509" w:rsidP="00B36A08">
      <w:pPr>
        <w:pStyle w:val="3"/>
      </w:pPr>
      <w:bookmarkStart w:id="59" w:name="_Toc515297408"/>
      <w:r w:rsidRPr="000D2509">
        <w:rPr>
          <w:rFonts w:hint="eastAsia"/>
        </w:rPr>
        <w:t>开发环境简介</w:t>
      </w:r>
      <w:bookmarkEnd w:id="59"/>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t>脚本语言</w:t>
      </w:r>
      <w:r w:rsidRPr="0016483B">
        <w:rPr>
          <w:rFonts w:hint="eastAsia"/>
        </w:rPr>
        <w:t>。</w:t>
      </w:r>
      <w:r w:rsidR="00344090">
        <w:rPr>
          <w:rFonts w:hint="eastAsia"/>
        </w:rPr>
        <w:t>因为它可以嵌入</w:t>
      </w:r>
      <w:r w:rsidR="00344090">
        <w:rPr>
          <w:rFonts w:hint="eastAsia"/>
        </w:rPr>
        <w:t>HTML</w:t>
      </w:r>
      <w:r w:rsidR="00344090">
        <w:rPr>
          <w:rFonts w:hint="eastAsia"/>
        </w:rPr>
        <w:t>，</w:t>
      </w:r>
      <w:r w:rsidR="00DA15A8" w:rsidRPr="0016483B">
        <w:t>广泛应用于</w:t>
      </w:r>
      <w:r w:rsidR="00DA15A8" w:rsidRPr="0016483B">
        <w:rPr>
          <w:rFonts w:hint="eastAsia"/>
        </w:rPr>
        <w:t>web</w:t>
      </w:r>
      <w:r w:rsidR="00DA15A8" w:rsidRPr="0016483B">
        <w:rPr>
          <w:rFonts w:hint="eastAsia"/>
        </w:rPr>
        <w:t>系统</w:t>
      </w:r>
      <w:r w:rsidR="00DA15A8">
        <w:rPr>
          <w:rFonts w:hint="eastAsia"/>
        </w:rPr>
        <w:t>。</w:t>
      </w:r>
      <w:r w:rsidR="00344090">
        <w:rPr>
          <w:rFonts w:hint="eastAsia"/>
        </w:rPr>
        <w:t>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60" w:name="_Toc515297409"/>
      <w:r>
        <w:rPr>
          <w:rFonts w:hint="eastAsia"/>
        </w:rPr>
        <w:t>系统整体架构</w:t>
      </w:r>
      <w:bookmarkEnd w:id="60"/>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r w:rsidR="006452D2">
        <w:rPr>
          <w:rFonts w:hint="eastAsia"/>
        </w:rPr>
        <w:t>和操作</w:t>
      </w:r>
      <w:r>
        <w:rPr>
          <w:rFonts w:hint="eastAsia"/>
        </w:rPr>
        <w:t>。</w:t>
      </w:r>
    </w:p>
    <w:p w:rsidR="00344090" w:rsidRDefault="00344090" w:rsidP="00344090">
      <w:pPr>
        <w:pStyle w:val="2"/>
        <w:spacing w:before="120" w:after="120"/>
      </w:pPr>
      <w:bookmarkStart w:id="61" w:name="_Toc515297410"/>
      <w:r>
        <w:rPr>
          <w:rFonts w:hint="eastAsia"/>
        </w:rPr>
        <w:t>数据分析</w:t>
      </w:r>
      <w:bookmarkEnd w:id="61"/>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proofErr w:type="spellStart"/>
      <w:r w:rsidR="00784208" w:rsidRPr="00784208">
        <w:t>shell_exec</w:t>
      </w:r>
      <w:proofErr w:type="spellEnd"/>
      <w:r w:rsidR="009F3868">
        <w:rPr>
          <w:rFonts w:hint="eastAsia"/>
        </w:rPr>
        <w:t>命令</w:t>
      </w:r>
      <w:r w:rsidR="009F3868">
        <w:t>调用</w:t>
      </w:r>
      <w:r w:rsidR="009F3868">
        <w:rPr>
          <w:rFonts w:hint="eastAsia"/>
        </w:rPr>
        <w:t>。</w:t>
      </w:r>
    </w:p>
    <w:p w:rsidR="00736A4C" w:rsidRDefault="00736A4C" w:rsidP="00736A4C">
      <w:pPr>
        <w:pStyle w:val="wxy0"/>
      </w:pPr>
      <w:r>
        <w:rPr>
          <w:rFonts w:hint="eastAsia"/>
        </w:rPr>
        <w:t>也可以使用</w:t>
      </w:r>
      <w:r>
        <w:rPr>
          <w:rFonts w:hint="eastAsia"/>
        </w:rPr>
        <w:t>Excel</w:t>
      </w:r>
      <w:r>
        <w:rPr>
          <w:rFonts w:hint="eastAsia"/>
        </w:rPr>
        <w:t>自带的功能，在文件保存时更改文件后缀名，如图</w:t>
      </w:r>
      <w:r>
        <w:rPr>
          <w:rFonts w:hint="eastAsia"/>
        </w:rPr>
        <w:t>4.2.1</w:t>
      </w:r>
      <w:r w:rsidR="00F21195">
        <w:rPr>
          <w:rFonts w:hint="eastAsia"/>
        </w:rPr>
        <w:t>。</w:t>
      </w:r>
      <w:r>
        <w:rPr>
          <w:rFonts w:hint="eastAsia"/>
        </w:rPr>
        <w:lastRenderedPageBreak/>
        <w:t>保存后数据如图</w:t>
      </w:r>
      <w:r>
        <w:rPr>
          <w:rFonts w:hint="eastAsia"/>
        </w:rPr>
        <w:t xml:space="preserve">4.2.2. </w:t>
      </w:r>
      <w:r>
        <w:rPr>
          <w:rFonts w:hint="eastAsia"/>
        </w:rPr>
        <w:t>但这样结果未必准确，有一些数据丢失现象。而且解析后的</w:t>
      </w:r>
      <w:r>
        <w:rPr>
          <w:rFonts w:hint="eastAsia"/>
        </w:rPr>
        <w:t>xml</w:t>
      </w:r>
      <w:r>
        <w:rPr>
          <w:rFonts w:hint="eastAsia"/>
        </w:rPr>
        <w:t>文件结构复杂，还需要进行进一步的处理。所以这个办法灵活度不如自己写代码高，这里只做展示，并不嵌入我们的系统中。</w:t>
      </w:r>
    </w:p>
    <w:p w:rsidR="00736A4C" w:rsidRPr="00736A4C" w:rsidRDefault="00736A4C" w:rsidP="00F21195">
      <w:pPr>
        <w:pStyle w:val="wxy0"/>
      </w:pPr>
    </w:p>
    <w:p w:rsidR="00736A4C" w:rsidRDefault="00736A4C" w:rsidP="00F21195">
      <w:pPr>
        <w:pStyle w:val="wxy0"/>
      </w:pPr>
      <w:r>
        <w:rPr>
          <w:noProof/>
        </w:rPr>
        <w:drawing>
          <wp:inline distT="0" distB="0" distL="0" distR="0" wp14:anchorId="21917A74" wp14:editId="3424ADF3">
            <wp:extent cx="358947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4799" cy="3060156"/>
                    </a:xfrm>
                    <a:prstGeom prst="rect">
                      <a:avLst/>
                    </a:prstGeom>
                  </pic:spPr>
                </pic:pic>
              </a:graphicData>
            </a:graphic>
          </wp:inline>
        </w:drawing>
      </w:r>
      <w:r>
        <w:rPr>
          <w:rFonts w:hint="eastAsia"/>
        </w:rPr>
        <w:t>图</w:t>
      </w:r>
      <w:r>
        <w:rPr>
          <w:rFonts w:hint="eastAsia"/>
        </w:rPr>
        <w:t>4.2.1</w:t>
      </w:r>
    </w:p>
    <w:p w:rsidR="00736A4C" w:rsidRDefault="00736A4C" w:rsidP="00F21195">
      <w:pPr>
        <w:pStyle w:val="wxy0"/>
      </w:pPr>
      <w:r>
        <w:rPr>
          <w:noProof/>
        </w:rPr>
        <w:drawing>
          <wp:inline distT="0" distB="0" distL="0" distR="0" wp14:anchorId="3FD31316" wp14:editId="2BB750DC">
            <wp:extent cx="3913135" cy="308068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6675" cy="3083475"/>
                    </a:xfrm>
                    <a:prstGeom prst="rect">
                      <a:avLst/>
                    </a:prstGeom>
                  </pic:spPr>
                </pic:pic>
              </a:graphicData>
            </a:graphic>
          </wp:inline>
        </w:drawing>
      </w:r>
      <w:r>
        <w:rPr>
          <w:rFonts w:hint="eastAsia"/>
        </w:rPr>
        <w:t>图</w:t>
      </w:r>
      <w:r>
        <w:rPr>
          <w:rFonts w:hint="eastAsia"/>
        </w:rPr>
        <w:t>4.2.2</w:t>
      </w:r>
    </w:p>
    <w:p w:rsidR="00577A00" w:rsidRDefault="00811249" w:rsidP="00577A00">
      <w:pPr>
        <w:pStyle w:val="2"/>
        <w:spacing w:before="120" w:after="120"/>
      </w:pPr>
      <w:bookmarkStart w:id="62" w:name="_Toc515297411"/>
      <w:r>
        <w:rPr>
          <w:rFonts w:hint="eastAsia"/>
        </w:rPr>
        <w:t>数据库设计</w:t>
      </w:r>
      <w:bookmarkEnd w:id="62"/>
    </w:p>
    <w:p w:rsidR="00344090" w:rsidRDefault="00344090" w:rsidP="00B36A08">
      <w:pPr>
        <w:pStyle w:val="3"/>
      </w:pPr>
      <w:bookmarkStart w:id="63" w:name="_Toc515297412"/>
      <w:proofErr w:type="spellStart"/>
      <w:r>
        <w:rPr>
          <w:rFonts w:hint="eastAsia"/>
        </w:rPr>
        <w:t>Mysql</w:t>
      </w:r>
      <w:proofErr w:type="spellEnd"/>
      <w:r>
        <w:rPr>
          <w:rFonts w:hint="eastAsia"/>
        </w:rPr>
        <w:t>设计</w:t>
      </w:r>
      <w:bookmarkEnd w:id="63"/>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lastRenderedPageBreak/>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64" w:name="_Toc515297413"/>
      <w:r>
        <w:t>N</w:t>
      </w:r>
      <w:r>
        <w:rPr>
          <w:rFonts w:hint="eastAsia"/>
        </w:rPr>
        <w:t>eo4j设计</w:t>
      </w:r>
      <w:bookmarkEnd w:id="64"/>
    </w:p>
    <w:p w:rsidR="00961374" w:rsidRPr="00961374" w:rsidRDefault="00961374" w:rsidP="00961374">
      <w:pPr>
        <w:pStyle w:val="wxy0"/>
      </w:pPr>
      <w:r>
        <w:rPr>
          <w:rFonts w:hint="eastAsia"/>
        </w:rPr>
        <w:t>建立了</w:t>
      </w:r>
      <w:r w:rsidR="00736A4C">
        <w:rPr>
          <w:rFonts w:hint="eastAsia"/>
        </w:rPr>
        <w:t>多种标签的节点，</w:t>
      </w:r>
      <w:r>
        <w:rPr>
          <w:rFonts w:hint="eastAsia"/>
        </w:rPr>
        <w:t>包括：</w:t>
      </w:r>
      <w:r w:rsidR="00736A4C">
        <w:rPr>
          <w:rFonts w:hint="eastAsia"/>
        </w:rPr>
        <w:t>方便面，厂商，测试员，用户，属性等级（三种描述方式），时间点。如图</w:t>
      </w:r>
      <w:r w:rsidR="00736A4C">
        <w:rPr>
          <w:rFonts w:hint="eastAsia"/>
        </w:rPr>
        <w:t>4.3.2.1</w:t>
      </w:r>
      <w:r w:rsidR="00736A4C">
        <w:rPr>
          <w:rFonts w:hint="eastAsia"/>
        </w:rPr>
        <w:t>示是某用户给他食用过的方便面的打分情况。</w:t>
      </w:r>
    </w:p>
    <w:p w:rsidR="00736A4C"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5326" cy="2092000"/>
                    </a:xfrm>
                    <a:prstGeom prst="rect">
                      <a:avLst/>
                    </a:prstGeom>
                  </pic:spPr>
                </pic:pic>
              </a:graphicData>
            </a:graphic>
          </wp:inline>
        </w:drawing>
      </w:r>
    </w:p>
    <w:p w:rsidR="00F21195" w:rsidRDefault="00736A4C" w:rsidP="00F21195">
      <w:pPr>
        <w:pStyle w:val="wxy0"/>
      </w:pPr>
      <w:r>
        <w:t>图</w:t>
      </w:r>
      <w:r>
        <w:rPr>
          <w:rFonts w:hint="eastAsia"/>
        </w:rPr>
        <w:t>4.3.2.1</w:t>
      </w:r>
    </w:p>
    <w:p w:rsidR="006452D2" w:rsidRDefault="006452D2" w:rsidP="006452D2">
      <w:pPr>
        <w:pStyle w:val="3"/>
      </w:pPr>
      <w:bookmarkStart w:id="65" w:name="_Toc515297414"/>
      <w:proofErr w:type="spellStart"/>
      <w:r>
        <w:rPr>
          <w:rFonts w:hint="eastAsia"/>
        </w:rPr>
        <w:t>ProGRESQL</w:t>
      </w:r>
      <w:proofErr w:type="spellEnd"/>
      <w:r>
        <w:rPr>
          <w:rFonts w:hint="eastAsia"/>
        </w:rPr>
        <w:t>设计</w:t>
      </w:r>
      <w:bookmarkEnd w:id="65"/>
    </w:p>
    <w:p w:rsidR="006452D2" w:rsidRDefault="006452D2" w:rsidP="006452D2">
      <w:pPr>
        <w:pStyle w:val="wxy0"/>
      </w:pPr>
      <w:r>
        <w:t>图</w:t>
      </w:r>
      <w:r>
        <w:rPr>
          <w:rFonts w:hint="eastAsia"/>
        </w:rPr>
        <w:t>4.3.3.1</w:t>
      </w:r>
    </w:p>
    <w:p w:rsidR="006452D2" w:rsidRPr="006452D2" w:rsidRDefault="006452D2" w:rsidP="006452D2">
      <w:pPr>
        <w:pStyle w:val="wxy0"/>
      </w:pPr>
    </w:p>
    <w:p w:rsidR="006452D2" w:rsidRDefault="006452D2" w:rsidP="006452D2">
      <w:pPr>
        <w:pStyle w:val="3"/>
      </w:pPr>
      <w:bookmarkStart w:id="66" w:name="_Toc515297415"/>
      <w:r>
        <w:rPr>
          <w:rFonts w:hint="eastAsia"/>
        </w:rPr>
        <w:t>Db4o设计</w:t>
      </w:r>
      <w:bookmarkEnd w:id="66"/>
    </w:p>
    <w:p w:rsidR="006452D2" w:rsidRDefault="006452D2" w:rsidP="006452D2">
      <w:pPr>
        <w:pStyle w:val="wxy0"/>
      </w:pPr>
      <w:r>
        <w:t>图</w:t>
      </w:r>
      <w:r>
        <w:rPr>
          <w:rFonts w:hint="eastAsia"/>
        </w:rPr>
        <w:t>4.3.4.1</w:t>
      </w:r>
    </w:p>
    <w:p w:rsidR="006452D2" w:rsidRPr="006452D2" w:rsidRDefault="006452D2" w:rsidP="006452D2">
      <w:pPr>
        <w:pStyle w:val="wxy0"/>
      </w:pPr>
    </w:p>
    <w:p w:rsidR="006452D2" w:rsidRDefault="006452D2" w:rsidP="006452D2">
      <w:pPr>
        <w:pStyle w:val="3"/>
      </w:pPr>
      <w:bookmarkStart w:id="67" w:name="_Toc515297416"/>
      <w:proofErr w:type="spellStart"/>
      <w:r>
        <w:rPr>
          <w:rFonts w:hint="eastAsia"/>
        </w:rPr>
        <w:t>MongoDB</w:t>
      </w:r>
      <w:proofErr w:type="spellEnd"/>
      <w:r>
        <w:rPr>
          <w:rFonts w:hint="eastAsia"/>
        </w:rPr>
        <w:t>设计</w:t>
      </w:r>
      <w:bookmarkEnd w:id="67"/>
    </w:p>
    <w:p w:rsidR="006452D2" w:rsidRPr="00F21195" w:rsidRDefault="006452D2" w:rsidP="006452D2">
      <w:pPr>
        <w:pStyle w:val="wxy0"/>
      </w:pPr>
      <w:r>
        <w:t>图</w:t>
      </w:r>
      <w:r>
        <w:rPr>
          <w:rFonts w:hint="eastAsia"/>
        </w:rPr>
        <w:t>4.3.5.1</w:t>
      </w:r>
    </w:p>
    <w:p w:rsidR="00577A00" w:rsidRDefault="00811249" w:rsidP="00577A00">
      <w:pPr>
        <w:pStyle w:val="2"/>
        <w:spacing w:before="120" w:after="120"/>
      </w:pPr>
      <w:bookmarkStart w:id="68" w:name="_Toc515297417"/>
      <w:r>
        <w:rPr>
          <w:rFonts w:hint="eastAsia"/>
        </w:rPr>
        <w:t>功能模块设计</w:t>
      </w:r>
      <w:bookmarkEnd w:id="68"/>
    </w:p>
    <w:p w:rsidR="00736A4C" w:rsidRDefault="00736A4C" w:rsidP="00736A4C">
      <w:pPr>
        <w:pStyle w:val="3"/>
      </w:pPr>
      <w:bookmarkStart w:id="69" w:name="_Toc515297418"/>
      <w:r>
        <w:rPr>
          <w:rFonts w:hint="eastAsia"/>
        </w:rPr>
        <w:t>数据上传</w:t>
      </w:r>
      <w:bookmarkEnd w:id="69"/>
    </w:p>
    <w:p w:rsidR="00736A4C" w:rsidRPr="00736A4C" w:rsidRDefault="00736A4C" w:rsidP="00736A4C">
      <w:pPr>
        <w:pStyle w:val="wxy0"/>
      </w:pPr>
    </w:p>
    <w:p w:rsidR="00A03B2E" w:rsidRDefault="00736A4C" w:rsidP="00A03B2E">
      <w:pPr>
        <w:pStyle w:val="wxy0"/>
      </w:pPr>
      <w:r>
        <w:rPr>
          <w:noProof/>
        </w:rPr>
        <w:lastRenderedPageBreak/>
        <w:drawing>
          <wp:inline distT="0" distB="0" distL="0" distR="0" wp14:anchorId="2E3B81CA" wp14:editId="1529A991">
            <wp:extent cx="4510914" cy="3048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4142" cy="3050181"/>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AB4508">
        <w:rPr>
          <w:rFonts w:hint="eastAsia"/>
        </w:rPr>
        <w:t>常见的</w:t>
      </w:r>
      <w:r w:rsidR="00AB4508">
        <w:t>"doc","</w:t>
      </w:r>
      <w:proofErr w:type="spellStart"/>
      <w:r w:rsidR="00AB4508">
        <w:t>docx</w:t>
      </w:r>
      <w:proofErr w:type="spellEnd"/>
      <w:r w:rsidR="00AB4508">
        <w:t>","</w:t>
      </w:r>
      <w:proofErr w:type="spellStart"/>
      <w:r w:rsidR="00AB4508">
        <w:rPr>
          <w:rFonts w:hint="eastAsia"/>
        </w:rPr>
        <w:t>x</w:t>
      </w:r>
      <w:r w:rsidR="00AB4508" w:rsidRPr="00F64B58">
        <w:t>lxs</w:t>
      </w:r>
      <w:proofErr w:type="spellEnd"/>
      <w:r w:rsidR="00AB4508" w:rsidRPr="00F64B58">
        <w:t>","</w:t>
      </w:r>
      <w:proofErr w:type="spellStart"/>
      <w:r w:rsidR="00AB4508">
        <w:rPr>
          <w:rFonts w:hint="eastAsia"/>
        </w:rPr>
        <w:t>x</w:t>
      </w:r>
      <w:r w:rsidR="00AB4508" w:rsidRPr="00F64B58">
        <w:t>ls</w:t>
      </w:r>
      <w:proofErr w:type="spellEnd"/>
      <w:r w:rsidR="00AB4508" w:rsidRPr="00F64B58">
        <w:t>"</w:t>
      </w:r>
      <w:r w:rsidR="00AB4508">
        <w:t>,"txt"</w:t>
      </w:r>
      <w:r w:rsidR="00AB4508">
        <w:rPr>
          <w:rFonts w:hint="eastAsia"/>
        </w:rPr>
        <w:t>,</w:t>
      </w:r>
      <w:r w:rsidR="00F64B58" w:rsidRPr="00F64B58">
        <w:t xml:space="preserve"> "jpeg", "j</w:t>
      </w:r>
      <w:r w:rsidR="00AB4508">
        <w:t>pg", "</w:t>
      </w:r>
      <w:proofErr w:type="spellStart"/>
      <w:r w:rsidR="00AB4508">
        <w:t>png</w:t>
      </w:r>
      <w:proofErr w:type="spellEnd"/>
      <w:r w:rsidR="00AB450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r w:rsidR="00736A4C">
        <w:rPr>
          <w:rFonts w:hint="eastAsia"/>
        </w:rPr>
        <w:t>存储数据库对应不同的数据存储接口，</w:t>
      </w:r>
      <w:r w:rsidR="001D4C82">
        <w:rPr>
          <w:rFonts w:hint="eastAsia"/>
        </w:rPr>
        <w:t>分流</w:t>
      </w:r>
      <w:r w:rsidR="00736A4C">
        <w:rPr>
          <w:rFonts w:hint="eastAsia"/>
        </w:rPr>
        <w:t>了上传文件</w:t>
      </w:r>
      <w:r w:rsidR="001D4C82">
        <w:rPr>
          <w:rFonts w:hint="eastAsia"/>
        </w:rPr>
        <w:t>使用的</w:t>
      </w:r>
      <w:r w:rsidR="00736A4C">
        <w:rPr>
          <w:rFonts w:hint="eastAsia"/>
        </w:rPr>
        <w:t>存储</w:t>
      </w:r>
      <w:r w:rsidR="001D4C82">
        <w:rPr>
          <w:rFonts w:hint="eastAsia"/>
        </w:rPr>
        <w:t>管理系统。</w:t>
      </w:r>
    </w:p>
    <w:p w:rsidR="001D4C82" w:rsidRDefault="001D4C82" w:rsidP="001D4C82">
      <w:pPr>
        <w:pStyle w:val="3"/>
      </w:pPr>
      <w:bookmarkStart w:id="70" w:name="_Toc515297419"/>
      <w:r>
        <w:rPr>
          <w:rFonts w:hint="eastAsia"/>
        </w:rPr>
        <w:t>数据显示和操作</w:t>
      </w:r>
      <w:bookmarkEnd w:id="70"/>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r w:rsidR="009503D2">
        <w:rPr>
          <w:rFonts w:hint="eastAsia"/>
        </w:rPr>
        <w:t>图</w:t>
      </w:r>
      <w:r w:rsidR="009503D2">
        <w:rPr>
          <w:rFonts w:hint="eastAsia"/>
        </w:rPr>
        <w:t>4.4.2.1</w:t>
      </w:r>
      <w:r w:rsidR="009503D2">
        <w:rPr>
          <w:rFonts w:hint="eastAsia"/>
        </w:rPr>
        <w:t>示是使用</w:t>
      </w:r>
      <w:proofErr w:type="spellStart"/>
      <w:r w:rsidR="009503D2" w:rsidRPr="00812605">
        <w:t>DevExtreme</w:t>
      </w:r>
      <w:proofErr w:type="spellEnd"/>
      <w:r w:rsidR="009503D2">
        <w:t>做出来的</w:t>
      </w:r>
      <w:proofErr w:type="spellStart"/>
      <w:r w:rsidR="009503D2">
        <w:t>DataGrid</w:t>
      </w:r>
      <w:proofErr w:type="spellEnd"/>
      <w:r w:rsidR="009503D2">
        <w:t>表格</w:t>
      </w:r>
      <w:r w:rsidR="009503D2">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82540" cy="2396695"/>
                    </a:xfrm>
                    <a:prstGeom prst="rect">
                      <a:avLst/>
                    </a:prstGeom>
                  </pic:spPr>
                </pic:pic>
              </a:graphicData>
            </a:graphic>
          </wp:inline>
        </w:drawing>
      </w:r>
    </w:p>
    <w:p w:rsidR="003D7195" w:rsidRDefault="003D7195" w:rsidP="00A03B2E">
      <w:pPr>
        <w:pStyle w:val="wxy0"/>
      </w:pPr>
      <w:r>
        <w:rPr>
          <w:rFonts w:hint="eastAsia"/>
        </w:rPr>
        <w:t>图</w:t>
      </w:r>
      <w:r>
        <w:rPr>
          <w:rFonts w:hint="eastAsia"/>
        </w:rPr>
        <w:t>4.4.2.1</w:t>
      </w:r>
    </w:p>
    <w:p w:rsidR="001D4C82" w:rsidRDefault="001D4C82" w:rsidP="003D7195">
      <w:pPr>
        <w:pStyle w:val="wxy0"/>
      </w:pPr>
      <w:r>
        <w:rPr>
          <w:rFonts w:hint="eastAsia"/>
        </w:rPr>
        <w:t>这里做了链接，我们也可以通过点击数据库类型跳转到他们的可视化界面。</w:t>
      </w:r>
      <w:r>
        <w:rPr>
          <w:rFonts w:hint="eastAsia"/>
        </w:rPr>
        <w:lastRenderedPageBreak/>
        <w:t>如</w:t>
      </w:r>
      <w:r>
        <w:rPr>
          <w:rFonts w:hint="eastAsia"/>
        </w:rPr>
        <w:t>MySQL</w:t>
      </w:r>
      <w:r>
        <w:rPr>
          <w:rFonts w:hint="eastAsia"/>
        </w:rPr>
        <w:t>的数据我们也可以在</w:t>
      </w:r>
      <w:proofErr w:type="spellStart"/>
      <w:r>
        <w:rPr>
          <w:rFonts w:hint="eastAsia"/>
        </w:rPr>
        <w:t>phpadmin</w:t>
      </w:r>
      <w:proofErr w:type="spellEnd"/>
      <w:r>
        <w:rPr>
          <w:rFonts w:hint="eastAsia"/>
        </w:rPr>
        <w:t>上看。</w:t>
      </w:r>
      <w:r w:rsidR="003D7195">
        <w:rPr>
          <w:rFonts w:hint="eastAsia"/>
        </w:rPr>
        <w:t>示例如图</w:t>
      </w:r>
      <w:r w:rsidR="003D7195">
        <w:rPr>
          <w:rFonts w:hint="eastAsia"/>
        </w:rPr>
        <w:t>4.4.2.2</w:t>
      </w:r>
      <w:r w:rsidR="003D7195">
        <w:rPr>
          <w:rFonts w:hint="eastAsia"/>
        </w:rPr>
        <w:t>。</w:t>
      </w:r>
    </w:p>
    <w:p w:rsidR="001D4C82" w:rsidRDefault="003D7195" w:rsidP="00A03B2E">
      <w:pPr>
        <w:pStyle w:val="wxy0"/>
      </w:pPr>
      <w:r>
        <w:rPr>
          <w:noProof/>
        </w:rPr>
        <w:drawing>
          <wp:inline distT="0" distB="0" distL="0" distR="0">
            <wp:extent cx="4297691" cy="2084070"/>
            <wp:effectExtent l="0" t="0" r="7620" b="0"/>
            <wp:docPr id="20" name="图片 20" descr="https://img-blog.csdn.net/20171015063057683?watermark/2/text/aHR0cDovL2Jsb2cuY3Nkbi5uZXQvdTAxMjc2Nzc2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5063057683?watermark/2/text/aHR0cDovL2Jsb2cuY3Nkbi5uZXQvdTAxMjc2Nzc2MQ==/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952" cy="2086136"/>
                    </a:xfrm>
                    <a:prstGeom prst="rect">
                      <a:avLst/>
                    </a:prstGeom>
                    <a:noFill/>
                    <a:ln>
                      <a:noFill/>
                    </a:ln>
                  </pic:spPr>
                </pic:pic>
              </a:graphicData>
            </a:graphic>
          </wp:inline>
        </w:drawing>
      </w:r>
    </w:p>
    <w:p w:rsidR="003D7195" w:rsidRDefault="003D7195" w:rsidP="003D7195">
      <w:pPr>
        <w:pStyle w:val="wxy0"/>
      </w:pPr>
      <w:r>
        <w:rPr>
          <w:rFonts w:hint="eastAsia"/>
        </w:rPr>
        <w:t>图</w:t>
      </w:r>
      <w:r>
        <w:rPr>
          <w:rFonts w:hint="eastAsia"/>
        </w:rPr>
        <w:t>4.4.2.2</w:t>
      </w:r>
    </w:p>
    <w:p w:rsidR="00E165A0" w:rsidRDefault="00E165A0" w:rsidP="003D7195">
      <w:pPr>
        <w:pStyle w:val="wxy0"/>
      </w:pPr>
      <w:r>
        <w:rPr>
          <w:rFonts w:hint="eastAsia"/>
        </w:rPr>
        <w:t>数据显示的第二种是图数据库，或者说是</w:t>
      </w:r>
      <w:r>
        <w:rPr>
          <w:rFonts w:hint="eastAsia"/>
        </w:rPr>
        <w:t>neo4j</w:t>
      </w:r>
      <w:r w:rsidR="00635B46">
        <w:rPr>
          <w:rFonts w:hint="eastAsia"/>
        </w:rPr>
        <w:t>的可视化界面。</w:t>
      </w:r>
      <w:r w:rsidR="003D7195">
        <w:rPr>
          <w:rFonts w:hint="eastAsia"/>
        </w:rPr>
        <w:t>效果如图</w:t>
      </w:r>
      <w:r w:rsidR="003D7195">
        <w:rPr>
          <w:rFonts w:hint="eastAsia"/>
        </w:rPr>
        <w:t>4.4.2.3</w:t>
      </w:r>
      <w:r w:rsidR="003D7195">
        <w:rPr>
          <w:rFonts w:hint="eastAsia"/>
        </w:rPr>
        <w:t>。</w:t>
      </w:r>
      <w:r w:rsidR="00635B46">
        <w:rPr>
          <w:rFonts w:hint="eastAsia"/>
        </w:rPr>
        <w:t>可以</w:t>
      </w:r>
      <w:r w:rsidR="001D4C82">
        <w:rPr>
          <w:rFonts w:hint="eastAsia"/>
        </w:rPr>
        <w:t>进行筛选，看到数据</w:t>
      </w:r>
      <w:r w:rsidR="00635B46">
        <w:rPr>
          <w:rFonts w:hint="eastAsia"/>
        </w:rPr>
        <w:t>节点和连接，</w:t>
      </w:r>
      <w:r w:rsidR="001D4C82">
        <w:rPr>
          <w:rFonts w:hint="eastAsia"/>
        </w:rPr>
        <w:t>也可以在</w:t>
      </w:r>
      <w:r w:rsidR="00635B46">
        <w:rPr>
          <w:rFonts w:hint="eastAsia"/>
        </w:rPr>
        <w:t>最上方输入</w:t>
      </w:r>
      <w:r w:rsidR="001D4C82">
        <w:rPr>
          <w:rFonts w:hint="eastAsia"/>
        </w:rPr>
        <w:t>行输入</w:t>
      </w:r>
      <w:r w:rsidR="00635B46">
        <w:rPr>
          <w:rFonts w:hint="eastAsia"/>
        </w:rPr>
        <w:t>cypher</w:t>
      </w:r>
      <w:r w:rsidR="00635B46">
        <w:rPr>
          <w:rFonts w:hint="eastAsia"/>
        </w:rPr>
        <w:t>语句进行查询。</w:t>
      </w:r>
    </w:p>
    <w:p w:rsidR="00E165A0" w:rsidRDefault="00E165A0" w:rsidP="00A03B2E">
      <w:pPr>
        <w:pStyle w:val="wxy0"/>
      </w:pPr>
      <w:r>
        <w:rPr>
          <w:noProof/>
        </w:rPr>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8564" cy="2102202"/>
                    </a:xfrm>
                    <a:prstGeom prst="rect">
                      <a:avLst/>
                    </a:prstGeom>
                  </pic:spPr>
                </pic:pic>
              </a:graphicData>
            </a:graphic>
          </wp:inline>
        </w:drawing>
      </w:r>
    </w:p>
    <w:p w:rsidR="00E165A0" w:rsidRDefault="003D7195" w:rsidP="003D7195">
      <w:pPr>
        <w:pStyle w:val="wxy0"/>
      </w:pPr>
      <w:r>
        <w:rPr>
          <w:rFonts w:hint="eastAsia"/>
        </w:rPr>
        <w:t>图</w:t>
      </w:r>
      <w:r>
        <w:rPr>
          <w:rFonts w:hint="eastAsia"/>
        </w:rPr>
        <w:t>4.4.2.3</w:t>
      </w:r>
    </w:p>
    <w:p w:rsidR="00E165A0" w:rsidRDefault="00E165A0" w:rsidP="003D7195">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w:t>
      </w:r>
      <w:r w:rsidR="003D7195">
        <w:rPr>
          <w:rFonts w:hint="eastAsia"/>
        </w:rPr>
        <w:t>图</w:t>
      </w:r>
      <w:r w:rsidR="003D7195">
        <w:rPr>
          <w:rFonts w:hint="eastAsia"/>
        </w:rPr>
        <w:t>4.4.2.4</w:t>
      </w:r>
      <w:r w:rsidR="00F21195">
        <w:rPr>
          <w:rFonts w:hint="eastAsia"/>
        </w:rPr>
        <w:t>。</w:t>
      </w:r>
    </w:p>
    <w:p w:rsidR="00F21195" w:rsidRDefault="00961374" w:rsidP="00A03B2E">
      <w:pPr>
        <w:pStyle w:val="wxy0"/>
      </w:pPr>
      <w:r>
        <w:rPr>
          <w:noProof/>
        </w:rPr>
        <w:lastRenderedPageBreak/>
        <w:drawing>
          <wp:inline distT="0" distB="0" distL="0" distR="0" wp14:anchorId="10787506" wp14:editId="782E2046">
            <wp:extent cx="4498744" cy="3851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4594" cy="3856535"/>
                    </a:xfrm>
                    <a:prstGeom prst="rect">
                      <a:avLst/>
                    </a:prstGeom>
                  </pic:spPr>
                </pic:pic>
              </a:graphicData>
            </a:graphic>
          </wp:inline>
        </w:drawing>
      </w:r>
    </w:p>
    <w:p w:rsidR="003D7195" w:rsidRDefault="003D7195" w:rsidP="003D7195">
      <w:pPr>
        <w:pStyle w:val="wxy0"/>
      </w:pPr>
      <w:r>
        <w:rPr>
          <w:rFonts w:hint="eastAsia"/>
        </w:rPr>
        <w:t>图</w:t>
      </w:r>
      <w:r>
        <w:rPr>
          <w:rFonts w:hint="eastAsia"/>
        </w:rPr>
        <w:t>4.4.2.4</w:t>
      </w:r>
    </w:p>
    <w:p w:rsidR="001D4C82" w:rsidRDefault="00E165A0" w:rsidP="0008329A">
      <w:pPr>
        <w:pStyle w:val="wxy0"/>
        <w:ind w:firstLineChars="0" w:firstLine="424"/>
      </w:pPr>
      <w:r>
        <w:rPr>
          <w:rFonts w:hint="eastAsia"/>
        </w:rPr>
        <w:t>第四种是</w:t>
      </w:r>
      <w:proofErr w:type="spellStart"/>
      <w:r>
        <w:rPr>
          <w:rFonts w:hint="eastAsia"/>
        </w:rPr>
        <w:t>MongoDB</w:t>
      </w:r>
      <w:proofErr w:type="spellEnd"/>
      <w:r>
        <w:rPr>
          <w:rFonts w:hint="eastAsia"/>
        </w:rPr>
        <w:t>。</w:t>
      </w:r>
      <w:proofErr w:type="spellStart"/>
      <w:r w:rsidR="001D4C82">
        <w:t>MongoDB</w:t>
      </w:r>
      <w:proofErr w:type="spellEnd"/>
      <w:r w:rsidR="001D4C82">
        <w:t>的开发没有使用可视化工具</w:t>
      </w:r>
      <w:r w:rsidR="001D4C82">
        <w:rPr>
          <w:rFonts w:hint="eastAsia"/>
        </w:rPr>
        <w:t>，</w:t>
      </w:r>
      <w:r w:rsidR="001D4C82">
        <w:t>是直接通过</w:t>
      </w:r>
      <w:r w:rsidR="001D4C82">
        <w:t>shell</w:t>
      </w:r>
      <w:r w:rsidR="001D4C82">
        <w:t>操作显示的</w:t>
      </w:r>
      <w:r w:rsidR="001D4C82">
        <w:rPr>
          <w:rFonts w:hint="eastAsia"/>
        </w:rPr>
        <w:t>。</w:t>
      </w:r>
      <w:r w:rsidR="0008329A">
        <w:t>示例如</w:t>
      </w:r>
      <w:r w:rsidR="0008329A">
        <w:rPr>
          <w:rFonts w:hint="eastAsia"/>
        </w:rPr>
        <w:t>：</w:t>
      </w:r>
    </w:p>
    <w:p w:rsidR="0008329A" w:rsidRDefault="00516D06" w:rsidP="00A03B2E">
      <w:pPr>
        <w:pStyle w:val="wxy0"/>
      </w:pPr>
      <w:r>
        <w:rPr>
          <w:noProof/>
        </w:rPr>
        <w:drawing>
          <wp:inline distT="0" distB="0" distL="0" distR="0">
            <wp:extent cx="5328285" cy="2725666"/>
            <wp:effectExtent l="0" t="0" r="5715" b="0"/>
            <wp:docPr id="27" name="图片 27" descr="https://pic002.cnblogs.com/images/2011/281816/2011062619443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1/281816/2011062619443915.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8285" cy="2725666"/>
                    </a:xfrm>
                    <a:prstGeom prst="rect">
                      <a:avLst/>
                    </a:prstGeom>
                    <a:noFill/>
                    <a:ln>
                      <a:noFill/>
                    </a:ln>
                  </pic:spPr>
                </pic:pic>
              </a:graphicData>
            </a:graphic>
          </wp:inline>
        </w:drawing>
      </w:r>
    </w:p>
    <w:p w:rsidR="0008329A" w:rsidRDefault="0008329A" w:rsidP="0008329A">
      <w:pPr>
        <w:pStyle w:val="wxy0"/>
      </w:pPr>
      <w:r>
        <w:rPr>
          <w:rFonts w:hint="eastAsia"/>
        </w:rPr>
        <w:t>图</w:t>
      </w:r>
      <w:r>
        <w:rPr>
          <w:rFonts w:hint="eastAsia"/>
        </w:rPr>
        <w:t>4.4.2.5</w:t>
      </w:r>
    </w:p>
    <w:p w:rsidR="0008329A" w:rsidRDefault="0008329A"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FC61CA" w:rsidRPr="00E165A0" w:rsidRDefault="00FC61CA" w:rsidP="00344090">
      <w:pPr>
        <w:pStyle w:val="wxy0"/>
      </w:pPr>
    </w:p>
    <w:p w:rsidR="00811249" w:rsidRDefault="000D2509" w:rsidP="007057DA">
      <w:pPr>
        <w:pStyle w:val="2"/>
        <w:spacing w:before="120" w:after="120"/>
      </w:pPr>
      <w:bookmarkStart w:id="71" w:name="_Toc515297420"/>
      <w:r>
        <w:rPr>
          <w:rFonts w:hint="eastAsia"/>
        </w:rPr>
        <w:t>本章小结</w:t>
      </w:r>
      <w:bookmarkEnd w:id="71"/>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72" w:name="_Toc515297421"/>
      <w:r>
        <w:rPr>
          <w:rFonts w:hint="eastAsia"/>
        </w:rPr>
        <w:lastRenderedPageBreak/>
        <w:t>总结与展望</w:t>
      </w:r>
      <w:bookmarkEnd w:id="72"/>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73" w:name="_Toc515297422"/>
      <w:r>
        <w:rPr>
          <w:rFonts w:hint="eastAsia"/>
        </w:rPr>
        <w:t>本文总结</w:t>
      </w:r>
      <w:bookmarkEnd w:id="73"/>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74" w:name="_Toc515297423"/>
      <w:r>
        <w:rPr>
          <w:rFonts w:hint="eastAsia"/>
        </w:rPr>
        <w:t>本文的主要工作</w:t>
      </w:r>
      <w:bookmarkEnd w:id="74"/>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B36A08">
      <w:pPr>
        <w:pStyle w:val="3"/>
      </w:pPr>
      <w:bookmarkStart w:id="75" w:name="_Toc515297424"/>
      <w:r>
        <w:rPr>
          <w:rFonts w:hint="eastAsia"/>
        </w:rPr>
        <w:t>本文的主要创新点</w:t>
      </w:r>
      <w:bookmarkEnd w:id="75"/>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76" w:name="_Toc515297425"/>
      <w:r>
        <w:rPr>
          <w:rFonts w:hint="eastAsia"/>
        </w:rPr>
        <w:t>尚未解决的问题</w:t>
      </w:r>
      <w:bookmarkEnd w:id="76"/>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w:t>
      </w:r>
      <w:r w:rsidR="001D4C82">
        <w:rPr>
          <w:rFonts w:hint="eastAsia"/>
        </w:rPr>
        <w:t>深入研究</w:t>
      </w:r>
      <w:r w:rsidR="00D07D42">
        <w:rPr>
          <w:rFonts w:hint="eastAsia"/>
        </w:rPr>
        <w:t>分布式数据库</w:t>
      </w:r>
      <w:r w:rsidR="001D4C82">
        <w:rPr>
          <w:rFonts w:hint="eastAsia"/>
        </w:rPr>
        <w:t>，本文只在</w:t>
      </w:r>
      <w:proofErr w:type="spellStart"/>
      <w:r w:rsidR="001D4C82">
        <w:rPr>
          <w:rFonts w:hint="eastAsia"/>
        </w:rPr>
        <w:t>MongoDB</w:t>
      </w:r>
      <w:proofErr w:type="spellEnd"/>
      <w:r w:rsidR="001D4C82">
        <w:rPr>
          <w:rFonts w:hint="eastAsia"/>
        </w:rPr>
        <w:t>部分简单提到了分片等横向扩展思路</w:t>
      </w:r>
      <w:r w:rsidR="00D07D42">
        <w:rPr>
          <w:rFonts w:hint="eastAsia"/>
        </w:rPr>
        <w:t>。同时，关于数据库安全性，我并没有做特殊专门的处理。限于篇幅，还有一些数据库如时态</w:t>
      </w:r>
      <w:r w:rsidR="001D4C82">
        <w:rPr>
          <w:rFonts w:hint="eastAsia"/>
        </w:rPr>
        <w:t>数据库，集成数据库也没有介绍分析，</w:t>
      </w:r>
      <w:r>
        <w:rPr>
          <w:rFonts w:hint="eastAsia"/>
        </w:rPr>
        <w:t>这些都是需要</w:t>
      </w:r>
      <w:r w:rsidR="00D07D42">
        <w:rPr>
          <w:rFonts w:hint="eastAsia"/>
        </w:rPr>
        <w:t>可以</w:t>
      </w:r>
      <w:r>
        <w:rPr>
          <w:rFonts w:hint="eastAsia"/>
        </w:rPr>
        <w:t>进一步考虑</w:t>
      </w:r>
      <w:r w:rsidR="001D4C82">
        <w:rPr>
          <w:rFonts w:hint="eastAsia"/>
        </w:rPr>
        <w:t>研究</w:t>
      </w:r>
      <w:r>
        <w:rPr>
          <w:rFonts w:hint="eastAsia"/>
        </w:rPr>
        <w:t>的问题。</w:t>
      </w:r>
    </w:p>
    <w:p w:rsidR="0088517C" w:rsidRDefault="0088517C" w:rsidP="0088517C">
      <w:pPr>
        <w:pStyle w:val="2"/>
        <w:spacing w:before="120" w:after="120"/>
      </w:pPr>
      <w:bookmarkStart w:id="77" w:name="_Toc515297426"/>
      <w:r>
        <w:rPr>
          <w:rFonts w:hint="eastAsia"/>
        </w:rPr>
        <w:t>展望</w:t>
      </w:r>
      <w:bookmarkEnd w:id="77"/>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78" w:name="_Toc515297427"/>
      <w:r>
        <w:rPr>
          <w:rFonts w:hint="eastAsia"/>
        </w:rPr>
        <w:lastRenderedPageBreak/>
        <w:t>致谢</w:t>
      </w:r>
      <w:bookmarkEnd w:id="78"/>
    </w:p>
    <w:p w:rsidR="00516BF2" w:rsidRDefault="00F363AB" w:rsidP="00516BF2">
      <w:pPr>
        <w:pStyle w:val="wxy0"/>
      </w:pPr>
      <w:r>
        <w:rPr>
          <w:rFonts w:hint="eastAsia"/>
        </w:rPr>
        <w:t>本篇</w:t>
      </w:r>
      <w:r w:rsidR="00A5208A">
        <w:rPr>
          <w:rFonts w:hint="eastAsia"/>
        </w:rPr>
        <w:t>毕业</w:t>
      </w:r>
      <w:r w:rsidR="00B061A0">
        <w:rPr>
          <w:rFonts w:hint="eastAsia"/>
        </w:rPr>
        <w:t>设计</w:t>
      </w:r>
      <w:r w:rsidR="00A5208A">
        <w:rPr>
          <w:rFonts w:hint="eastAsia"/>
        </w:rPr>
        <w:t>论文是在</w:t>
      </w:r>
      <w:r w:rsidR="00B061A0">
        <w:rPr>
          <w:rFonts w:hint="eastAsia"/>
        </w:rPr>
        <w:t>曹旻曹</w:t>
      </w:r>
      <w:r w:rsidR="00A5208A">
        <w:rPr>
          <w:rFonts w:hint="eastAsia"/>
        </w:rPr>
        <w:t>老师</w:t>
      </w:r>
      <w:r w:rsidR="00516BF2">
        <w:rPr>
          <w:rFonts w:hint="eastAsia"/>
        </w:rPr>
        <w:t>的指导下完成的，</w:t>
      </w:r>
      <w:r w:rsidR="00B061A0">
        <w:rPr>
          <w:rFonts w:hint="eastAsia"/>
        </w:rPr>
        <w:t>曹</w:t>
      </w:r>
      <w:r w:rsidR="00A5208A">
        <w:rPr>
          <w:rFonts w:hint="eastAsia"/>
        </w:rPr>
        <w:t>老师</w:t>
      </w:r>
      <w:r>
        <w:rPr>
          <w:rFonts w:hint="eastAsia"/>
        </w:rPr>
        <w:t>对于我的研究和论文提出了很多宝贵的意见，</w:t>
      </w:r>
      <w:r w:rsidR="00A5208A">
        <w:rPr>
          <w:rFonts w:hint="eastAsia"/>
        </w:rPr>
        <w:t>有了</w:t>
      </w:r>
      <w:r w:rsidR="00B061A0">
        <w:rPr>
          <w:rFonts w:hint="eastAsia"/>
        </w:rPr>
        <w:t>曹</w:t>
      </w:r>
      <w:r w:rsidR="00A5208A">
        <w:rPr>
          <w:rFonts w:hint="eastAsia"/>
        </w:rPr>
        <w:t>老师</w:t>
      </w:r>
      <w:r w:rsidR="00B061A0">
        <w:rPr>
          <w:rFonts w:hint="eastAsia"/>
        </w:rPr>
        <w:t>的</w:t>
      </w:r>
      <w:r w:rsidR="00A5208A">
        <w:rPr>
          <w:rFonts w:hint="eastAsia"/>
        </w:rPr>
        <w:t>指导我才</w:t>
      </w:r>
      <w:r w:rsidR="003D7195">
        <w:rPr>
          <w:rFonts w:hint="eastAsia"/>
        </w:rPr>
        <w:t>没有</w:t>
      </w:r>
      <w:r w:rsidR="00A5208A">
        <w:rPr>
          <w:rFonts w:hint="eastAsia"/>
        </w:rPr>
        <w:t>在</w:t>
      </w:r>
      <w:r w:rsidR="00B061A0">
        <w:rPr>
          <w:rFonts w:hint="eastAsia"/>
        </w:rPr>
        <w:t>研究中迷失方向</w:t>
      </w:r>
      <w:r w:rsidR="00A5208A">
        <w:rPr>
          <w:rFonts w:hint="eastAsia"/>
        </w:rPr>
        <w:t>。</w:t>
      </w:r>
      <w:r w:rsidR="00B061A0">
        <w:rPr>
          <w:rFonts w:hint="eastAsia"/>
        </w:rPr>
        <w:t>曹</w:t>
      </w:r>
      <w:r w:rsidR="00A5208A">
        <w:rPr>
          <w:rFonts w:hint="eastAsia"/>
        </w:rPr>
        <w:t>老师</w:t>
      </w:r>
      <w:r w:rsidR="00516BF2">
        <w:rPr>
          <w:rFonts w:hint="eastAsia"/>
        </w:rPr>
        <w:t>在学术上孜孜探索和</w:t>
      </w:r>
      <w:r w:rsidR="00AA20E8">
        <w:rPr>
          <w:rFonts w:hint="eastAsia"/>
        </w:rPr>
        <w:t>敏而好学</w:t>
      </w:r>
      <w:r w:rsidR="00516BF2">
        <w:rPr>
          <w:rFonts w:hint="eastAsia"/>
        </w:rPr>
        <w:t>的精神会是我今后一直学习的榜样。在生活上，曹老师给予了</w:t>
      </w:r>
      <w:r>
        <w:rPr>
          <w:rFonts w:hint="eastAsia"/>
        </w:rPr>
        <w:t>我</w:t>
      </w:r>
      <w:r w:rsidR="00516BF2">
        <w:rPr>
          <w:rFonts w:hint="eastAsia"/>
        </w:rPr>
        <w:t>很多生活和学习的经验。</w:t>
      </w:r>
      <w:r w:rsidR="00AA20E8">
        <w:rPr>
          <w:rFonts w:hint="eastAsia"/>
        </w:rPr>
        <w:t>对曹老师，我实在又敬佩又喜爱，感谢老师</w:t>
      </w:r>
      <w:r w:rsidR="00516BF2">
        <w:rPr>
          <w:rFonts w:hint="eastAsia"/>
        </w:rPr>
        <w:t>！</w:t>
      </w:r>
      <w:r w:rsidR="00E1527E">
        <w:rPr>
          <w:rFonts w:hint="eastAsia"/>
        </w:rPr>
        <w:t>衷心</w:t>
      </w:r>
      <w:r w:rsidR="00516BF2">
        <w:rPr>
          <w:rFonts w:hint="eastAsia"/>
        </w:rPr>
        <w:t>希望老师可以一直身体健康</w:t>
      </w:r>
      <w:r>
        <w:rPr>
          <w:rFonts w:hint="eastAsia"/>
        </w:rPr>
        <w:t>，幸福快乐</w:t>
      </w:r>
      <w:r w:rsidR="00AA20E8">
        <w:rPr>
          <w:rFonts w:hint="eastAsia"/>
        </w:rPr>
        <w:t>！</w:t>
      </w:r>
    </w:p>
    <w:p w:rsidR="005C6481" w:rsidRDefault="00516BF2" w:rsidP="00516BF2">
      <w:pPr>
        <w:pStyle w:val="wxy0"/>
        <w:ind w:firstLineChars="0" w:firstLine="424"/>
      </w:pPr>
      <w:r>
        <w:rPr>
          <w:rFonts w:hint="eastAsia"/>
        </w:rPr>
        <w:t>感谢关心我支持我的朋友们，</w:t>
      </w:r>
      <w:r w:rsidR="00AA20E8">
        <w:rPr>
          <w:rFonts w:hint="eastAsia"/>
        </w:rPr>
        <w:t>她们在我找不清研究方向，配不好服务器环境，得不到想要的实验结果，写不出论文时一直鼓励着我，帮我度过了一段</w:t>
      </w:r>
      <w:proofErr w:type="gramStart"/>
      <w:r w:rsidR="00AA20E8">
        <w:rPr>
          <w:rFonts w:hint="eastAsia"/>
        </w:rPr>
        <w:t>段</w:t>
      </w:r>
      <w:proofErr w:type="gramEnd"/>
      <w:r w:rsidR="00AA20E8">
        <w:rPr>
          <w:rFonts w:hint="eastAsia"/>
        </w:rPr>
        <w:t>低谷期。</w:t>
      </w:r>
      <w:r w:rsidR="00EF014C">
        <w:rPr>
          <w:rFonts w:hint="eastAsia"/>
        </w:rPr>
        <w:t>感谢所有授我以业的</w:t>
      </w:r>
      <w:r w:rsidR="00A5208A">
        <w:rPr>
          <w:rFonts w:hint="eastAsia"/>
        </w:rPr>
        <w:t>老师们</w:t>
      </w:r>
      <w:r w:rsidR="00F363AB">
        <w:rPr>
          <w:rFonts w:hint="eastAsia"/>
        </w:rPr>
        <w:t>，</w:t>
      </w:r>
      <w:r w:rsidR="00AA20E8">
        <w:rPr>
          <w:rFonts w:hint="eastAsia"/>
        </w:rPr>
        <w:t>老师们的存在就是领路人，感谢你们帮我了解广阔的知识天地，让我受益匪浅。</w:t>
      </w:r>
      <w:r w:rsidR="00A5208A">
        <w:rPr>
          <w:rFonts w:hint="eastAsia"/>
        </w:rPr>
        <w:t>感谢</w:t>
      </w:r>
      <w:r w:rsidR="00B061A0">
        <w:rPr>
          <w:rFonts w:hint="eastAsia"/>
        </w:rPr>
        <w:t>上海大学</w:t>
      </w:r>
      <w:r>
        <w:rPr>
          <w:rFonts w:hint="eastAsia"/>
        </w:rPr>
        <w:t>的栽培，</w:t>
      </w:r>
      <w:r w:rsidR="006167D0">
        <w:rPr>
          <w:rFonts w:hint="eastAsia"/>
        </w:rPr>
        <w:t>感谢这个象牙塔一样的环境，使我可以不受干扰的自由翱翔于知识的海洋，</w:t>
      </w:r>
      <w:r>
        <w:rPr>
          <w:rFonts w:hint="eastAsia"/>
        </w:rPr>
        <w:t>希望</w:t>
      </w:r>
      <w:r w:rsidR="006167D0">
        <w:rPr>
          <w:rFonts w:hint="eastAsia"/>
        </w:rPr>
        <w:t>母校</w:t>
      </w:r>
      <w:r w:rsidR="00AA20E8">
        <w:rPr>
          <w:rFonts w:hint="eastAsia"/>
        </w:rPr>
        <w:t>不断建设发展，</w:t>
      </w:r>
      <w:r>
        <w:rPr>
          <w:rFonts w:hint="eastAsia"/>
        </w:rPr>
        <w:t>成为有国际影响力的高水平大学。</w:t>
      </w:r>
      <w:r w:rsidR="00A5208A">
        <w:rPr>
          <w:rFonts w:hint="eastAsia"/>
        </w:rPr>
        <w:t>特别感谢计算机科学与</w:t>
      </w:r>
      <w:r w:rsidR="00B061A0">
        <w:rPr>
          <w:rFonts w:hint="eastAsia"/>
        </w:rPr>
        <w:t>工程</w:t>
      </w:r>
      <w:r w:rsidR="00A5208A">
        <w:rPr>
          <w:rFonts w:hint="eastAsia"/>
        </w:rPr>
        <w:t>学院</w:t>
      </w:r>
      <w:r w:rsidR="00B061A0">
        <w:rPr>
          <w:rFonts w:hint="eastAsia"/>
        </w:rPr>
        <w:t>三</w:t>
      </w:r>
      <w:r w:rsidR="00A5208A">
        <w:rPr>
          <w:rFonts w:hint="eastAsia"/>
        </w:rPr>
        <w:t>年来</w:t>
      </w:r>
      <w:r w:rsidR="006167D0">
        <w:rPr>
          <w:rFonts w:hint="eastAsia"/>
        </w:rPr>
        <w:t>提供的科研，项目机会，</w:t>
      </w:r>
      <w:r w:rsidR="00A5208A">
        <w:rPr>
          <w:rFonts w:hint="eastAsia"/>
        </w:rPr>
        <w:t>谢谢</w:t>
      </w:r>
      <w:r w:rsidR="00A5208A">
        <w:rPr>
          <w:rFonts w:hint="eastAsia"/>
        </w:rPr>
        <w:t>!</w:t>
      </w:r>
    </w:p>
    <w:p w:rsidR="00F363AB" w:rsidRPr="00A5208A" w:rsidRDefault="00E1527E" w:rsidP="00516BF2">
      <w:pPr>
        <w:pStyle w:val="wxy0"/>
        <w:ind w:firstLineChars="0" w:firstLine="424"/>
      </w:pPr>
      <w:r>
        <w:rPr>
          <w:rFonts w:hint="eastAsia"/>
        </w:rPr>
        <w:t>最后，家人</w:t>
      </w:r>
      <w:r w:rsidR="00F363AB">
        <w:rPr>
          <w:rFonts w:hint="eastAsia"/>
        </w:rPr>
        <w:t>是我最坚实的精神支柱，感谢我永远的后盾父母。</w:t>
      </w:r>
    </w:p>
    <w:p w:rsidR="00811249" w:rsidRDefault="00811249" w:rsidP="00C31F30">
      <w:pPr>
        <w:pStyle w:val="1"/>
        <w:numPr>
          <w:ilvl w:val="0"/>
          <w:numId w:val="0"/>
        </w:numPr>
        <w:spacing w:before="240"/>
      </w:pPr>
      <w:bookmarkStart w:id="79" w:name="_Toc515297428"/>
      <w:r>
        <w:rPr>
          <w:rFonts w:hint="eastAsia"/>
        </w:rPr>
        <w:lastRenderedPageBreak/>
        <w:t>参考文献</w:t>
      </w:r>
      <w:bookmarkEnd w:id="79"/>
    </w:p>
    <w:p w:rsidR="00FD63AA" w:rsidRDefault="00FD63AA" w:rsidP="00FD63AA">
      <w:pPr>
        <w:pStyle w:val="wxy"/>
        <w:ind w:leftChars="202" w:left="849" w:hangingChars="177" w:hanging="425"/>
      </w:pPr>
      <w:bookmarkStart w:id="80" w:name="_Ref357025635"/>
      <w:r w:rsidRPr="00FD63AA">
        <w:rPr>
          <w:rFonts w:hint="eastAsia"/>
        </w:rPr>
        <w:t>状态监测大数据存储及聚类划分研究</w:t>
      </w:r>
      <w:r>
        <w:rPr>
          <w:rFonts w:hint="eastAsia"/>
        </w:rPr>
        <w:t xml:space="preserve">[J]. </w:t>
      </w:r>
      <w:r w:rsidRPr="00FD63AA">
        <w:rPr>
          <w:rFonts w:hint="eastAsia"/>
        </w:rPr>
        <w:t>周国亮</w:t>
      </w:r>
      <w:r w:rsidRPr="00FD63AA">
        <w:rPr>
          <w:rFonts w:hint="eastAsia"/>
        </w:rPr>
        <w:t xml:space="preserve">; </w:t>
      </w:r>
      <w:r w:rsidRPr="00FD63AA">
        <w:rPr>
          <w:rFonts w:hint="eastAsia"/>
        </w:rPr>
        <w:t>宋亚奇</w:t>
      </w:r>
      <w:r w:rsidRPr="00FD63AA">
        <w:rPr>
          <w:rFonts w:hint="eastAsia"/>
        </w:rPr>
        <w:t xml:space="preserve">; </w:t>
      </w:r>
      <w:r w:rsidRPr="00FD63AA">
        <w:rPr>
          <w:rFonts w:hint="eastAsia"/>
        </w:rPr>
        <w:t>王桂兰</w:t>
      </w:r>
      <w:r w:rsidRPr="00FD63AA">
        <w:rPr>
          <w:rFonts w:hint="eastAsia"/>
        </w:rPr>
        <w:t xml:space="preserve">; </w:t>
      </w:r>
      <w:r w:rsidRPr="00FD63AA">
        <w:rPr>
          <w:rFonts w:hint="eastAsia"/>
        </w:rPr>
        <w:t>朱永利</w:t>
      </w:r>
      <w:r>
        <w:rPr>
          <w:rFonts w:hint="eastAsia"/>
        </w:rPr>
        <w:t xml:space="preserve">. </w:t>
      </w:r>
      <w:r w:rsidRPr="00FD63AA">
        <w:rPr>
          <w:rFonts w:hint="eastAsia"/>
        </w:rPr>
        <w:t>电工技术学报</w:t>
      </w:r>
      <w:r>
        <w:rPr>
          <w:rFonts w:hint="eastAsia"/>
        </w:rPr>
        <w:t xml:space="preserve">. </w:t>
      </w:r>
      <w:r w:rsidRPr="00FD63AA">
        <w:rPr>
          <w:rFonts w:hint="eastAsia"/>
        </w:rPr>
        <w:t>2013</w:t>
      </w:r>
      <w:r>
        <w:rPr>
          <w:rFonts w:hint="eastAsia"/>
        </w:rPr>
        <w:t>(12)</w:t>
      </w:r>
    </w:p>
    <w:p w:rsidR="00FD63AA" w:rsidRDefault="00FD63AA" w:rsidP="00FD63AA">
      <w:pPr>
        <w:pStyle w:val="wxy"/>
        <w:ind w:leftChars="202" w:left="849" w:hangingChars="177" w:hanging="425"/>
      </w:pPr>
      <w:r w:rsidRPr="00FD63AA">
        <w:rPr>
          <w:rFonts w:hint="eastAsia"/>
        </w:rPr>
        <w:t>数据分析技术在</w:t>
      </w:r>
      <w:proofErr w:type="gramStart"/>
      <w:r w:rsidRPr="00FD63AA">
        <w:rPr>
          <w:rFonts w:hint="eastAsia"/>
        </w:rPr>
        <w:t>中药谱效关系</w:t>
      </w:r>
      <w:proofErr w:type="gramEnd"/>
      <w:r w:rsidRPr="00FD63AA">
        <w:rPr>
          <w:rFonts w:hint="eastAsia"/>
        </w:rPr>
        <w:t>中的应用进展</w:t>
      </w:r>
      <w:r>
        <w:rPr>
          <w:rFonts w:hint="eastAsia"/>
        </w:rPr>
        <w:t>.</w:t>
      </w:r>
      <w:proofErr w:type="gramStart"/>
      <w:r w:rsidRPr="00FD63AA">
        <w:rPr>
          <w:rFonts w:hint="eastAsia"/>
        </w:rPr>
        <w:t>吕</w:t>
      </w:r>
      <w:proofErr w:type="gramEnd"/>
      <w:r w:rsidRPr="00FD63AA">
        <w:rPr>
          <w:rFonts w:hint="eastAsia"/>
        </w:rPr>
        <w:t>邵娃</w:t>
      </w:r>
      <w:r w:rsidRPr="00FD63AA">
        <w:rPr>
          <w:rFonts w:hint="eastAsia"/>
        </w:rPr>
        <w:t xml:space="preserve">; </w:t>
      </w:r>
      <w:proofErr w:type="gramStart"/>
      <w:r w:rsidRPr="00FD63AA">
        <w:rPr>
          <w:rFonts w:hint="eastAsia"/>
        </w:rPr>
        <w:t>董书羽</w:t>
      </w:r>
      <w:proofErr w:type="gramEnd"/>
      <w:r w:rsidRPr="00FD63AA">
        <w:rPr>
          <w:rFonts w:hint="eastAsia"/>
        </w:rPr>
        <w:t xml:space="preserve">; </w:t>
      </w:r>
      <w:r w:rsidRPr="00FD63AA">
        <w:rPr>
          <w:rFonts w:hint="eastAsia"/>
        </w:rPr>
        <w:t>郭玉岩</w:t>
      </w:r>
      <w:r w:rsidRPr="00FD63AA">
        <w:rPr>
          <w:rFonts w:hint="eastAsia"/>
        </w:rPr>
        <w:t xml:space="preserve">; </w:t>
      </w:r>
      <w:proofErr w:type="gramStart"/>
      <w:r w:rsidRPr="00FD63AA">
        <w:rPr>
          <w:rFonts w:hint="eastAsia"/>
        </w:rPr>
        <w:t>孙爽</w:t>
      </w:r>
      <w:proofErr w:type="gramEnd"/>
      <w:r w:rsidRPr="00FD63AA">
        <w:rPr>
          <w:rFonts w:hint="eastAsia"/>
        </w:rPr>
        <w:t xml:space="preserve">; </w:t>
      </w:r>
      <w:r w:rsidRPr="00FD63AA">
        <w:rPr>
          <w:rFonts w:hint="eastAsia"/>
        </w:rPr>
        <w:t>匡海学</w:t>
      </w:r>
      <w:r>
        <w:rPr>
          <w:rFonts w:hint="eastAsia"/>
        </w:rPr>
        <w:t xml:space="preserve">. </w:t>
      </w:r>
      <w:r w:rsidRPr="00FD63AA">
        <w:rPr>
          <w:rFonts w:hint="eastAsia"/>
        </w:rPr>
        <w:t>中国实验方剂学杂志</w:t>
      </w:r>
      <w:r>
        <w:rPr>
          <w:rFonts w:hint="eastAsia"/>
        </w:rPr>
        <w:t>. 2015</w:t>
      </w:r>
    </w:p>
    <w:p w:rsidR="00FD63AA" w:rsidRDefault="00F50F56" w:rsidP="00FD63AA">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D63AA" w:rsidRPr="00FD63AA" w:rsidRDefault="00FD63AA" w:rsidP="00FD63AA">
      <w:pPr>
        <w:pStyle w:val="wxy"/>
        <w:ind w:leftChars="202" w:left="849" w:hangingChars="177" w:hanging="425"/>
      </w:pPr>
      <w:r w:rsidRPr="00FD63AA">
        <w:rPr>
          <w:rFonts w:hint="eastAsia"/>
        </w:rPr>
        <w:t>XML</w:t>
      </w:r>
      <w:r w:rsidRPr="00FD63AA">
        <w:rPr>
          <w:rFonts w:hint="eastAsia"/>
        </w:rPr>
        <w:t>在异构数据交换系统中的研究与实现</w:t>
      </w:r>
      <w:r>
        <w:rPr>
          <w:rFonts w:hint="eastAsia"/>
        </w:rPr>
        <w:t>.</w:t>
      </w:r>
      <w:proofErr w:type="gramStart"/>
      <w:r w:rsidRPr="00FD63AA">
        <w:rPr>
          <w:rFonts w:hint="eastAsia"/>
        </w:rPr>
        <w:t>陆洲</w:t>
      </w:r>
      <w:proofErr w:type="gramEnd"/>
      <w:r>
        <w:rPr>
          <w:rFonts w:hint="eastAsia"/>
        </w:rPr>
        <w:t>.</w:t>
      </w:r>
      <w:r w:rsidRPr="00FD63AA">
        <w:rPr>
          <w:rFonts w:hint="eastAsia"/>
        </w:rPr>
        <w:t>电脑编程技巧与维护</w:t>
      </w:r>
      <w:r>
        <w:rPr>
          <w:rFonts w:hint="eastAsia"/>
        </w:rPr>
        <w:t>.2012-01-18.</w:t>
      </w:r>
      <w:r w:rsidRPr="00FD63AA">
        <w:rPr>
          <w:rFonts w:hint="eastAsia"/>
        </w:rPr>
        <w:t>期刊</w:t>
      </w:r>
    </w:p>
    <w:p w:rsidR="00BF11B0" w:rsidRDefault="00FD63AA" w:rsidP="00BF11B0">
      <w:pPr>
        <w:pStyle w:val="wxy"/>
        <w:ind w:leftChars="202" w:left="849" w:hangingChars="177" w:hanging="425"/>
      </w:pPr>
      <w:proofErr w:type="spellStart"/>
      <w:r w:rsidRPr="000D5C9F">
        <w:rPr>
          <w:rFonts w:hint="eastAsia"/>
        </w:rPr>
        <w:t>MongoDB</w:t>
      </w:r>
      <w:proofErr w:type="spellEnd"/>
      <w:r w:rsidRPr="000D5C9F">
        <w:rPr>
          <w:rFonts w:hint="eastAsia"/>
        </w:rPr>
        <w:t>的形式化模型和研究</w:t>
      </w:r>
      <w:r w:rsidRPr="000D5C9F">
        <w:rPr>
          <w:rFonts w:hint="eastAsia"/>
        </w:rPr>
        <w:t xml:space="preserve">[D]. </w:t>
      </w:r>
      <w:proofErr w:type="gramStart"/>
      <w:r w:rsidRPr="000D5C9F">
        <w:rPr>
          <w:rFonts w:hint="eastAsia"/>
        </w:rPr>
        <w:t>黄伟钗</w:t>
      </w:r>
      <w:proofErr w:type="gramEnd"/>
      <w:r w:rsidRPr="000D5C9F">
        <w:rPr>
          <w:rFonts w:hint="eastAsia"/>
        </w:rPr>
        <w:t>.</w:t>
      </w:r>
      <w:r w:rsidRPr="000D5C9F">
        <w:rPr>
          <w:rFonts w:hint="eastAsia"/>
        </w:rPr>
        <w:t>中山大学</w:t>
      </w:r>
      <w:r w:rsidRPr="000D5C9F">
        <w:rPr>
          <w:rFonts w:hint="eastAsia"/>
        </w:rPr>
        <w:t xml:space="preserve"> 2013</w:t>
      </w:r>
    </w:p>
    <w:p w:rsidR="00B64565" w:rsidRDefault="00BF11B0" w:rsidP="00B64565">
      <w:pPr>
        <w:pStyle w:val="wxy"/>
        <w:ind w:leftChars="202" w:left="849" w:hangingChars="177" w:hanging="425"/>
      </w:pPr>
      <w:r w:rsidRPr="00BF11B0">
        <w:rPr>
          <w:rFonts w:hint="eastAsia"/>
        </w:rPr>
        <w:t>基于</w:t>
      </w:r>
      <w:r w:rsidRPr="00BF11B0">
        <w:rPr>
          <w:rFonts w:hint="eastAsia"/>
        </w:rPr>
        <w:t>XML</w:t>
      </w:r>
      <w:r w:rsidRPr="00BF11B0">
        <w:rPr>
          <w:rFonts w:hint="eastAsia"/>
        </w:rPr>
        <w:t>的</w:t>
      </w:r>
      <w:r w:rsidRPr="00BF11B0">
        <w:rPr>
          <w:rFonts w:hint="eastAsia"/>
        </w:rPr>
        <w:t>Excel</w:t>
      </w:r>
      <w:r w:rsidRPr="00BF11B0">
        <w:rPr>
          <w:rFonts w:hint="eastAsia"/>
        </w:rPr>
        <w:t>数据提取和集成研究</w:t>
      </w:r>
      <w:r w:rsidRPr="00BF11B0">
        <w:rPr>
          <w:rFonts w:hint="eastAsia"/>
        </w:rPr>
        <w:tab/>
      </w:r>
      <w:r>
        <w:rPr>
          <w:rFonts w:hint="eastAsia"/>
        </w:rPr>
        <w:t xml:space="preserve">. </w:t>
      </w:r>
      <w:r w:rsidRPr="00BF11B0">
        <w:rPr>
          <w:rFonts w:hint="eastAsia"/>
        </w:rPr>
        <w:t>夏开建</w:t>
      </w:r>
      <w:r w:rsidRPr="00BF11B0">
        <w:rPr>
          <w:rFonts w:hint="eastAsia"/>
        </w:rPr>
        <w:t xml:space="preserve">; </w:t>
      </w:r>
      <w:proofErr w:type="gramStart"/>
      <w:r w:rsidRPr="00BF11B0">
        <w:rPr>
          <w:rFonts w:hint="eastAsia"/>
        </w:rPr>
        <w:t>严小泉</w:t>
      </w:r>
      <w:proofErr w:type="gramEnd"/>
      <w:r>
        <w:rPr>
          <w:rFonts w:hint="eastAsia"/>
        </w:rPr>
        <w:t>.</w:t>
      </w:r>
      <w:r w:rsidRPr="00BF11B0">
        <w:rPr>
          <w:rFonts w:hint="eastAsia"/>
        </w:rPr>
        <w:t>常熟理工学院学报</w:t>
      </w:r>
      <w:r>
        <w:rPr>
          <w:rFonts w:hint="eastAsia"/>
        </w:rPr>
        <w:t>.2010-04-15.</w:t>
      </w:r>
      <w:r w:rsidRPr="00BF11B0">
        <w:rPr>
          <w:rFonts w:hint="eastAsia"/>
        </w:rPr>
        <w:t>期刊</w:t>
      </w:r>
    </w:p>
    <w:p w:rsidR="00AF3BB5" w:rsidRDefault="00B64565" w:rsidP="00AF3BB5">
      <w:pPr>
        <w:pStyle w:val="wxy"/>
        <w:ind w:leftChars="202" w:left="849" w:hangingChars="177" w:hanging="425"/>
      </w:pPr>
      <w:r w:rsidRPr="00B64565">
        <w:rPr>
          <w:rFonts w:hint="eastAsia"/>
        </w:rPr>
        <w:t>Excel</w:t>
      </w:r>
      <w:r w:rsidRPr="00B64565">
        <w:rPr>
          <w:rFonts w:hint="eastAsia"/>
        </w:rPr>
        <w:t>到</w:t>
      </w:r>
      <w:r w:rsidRPr="00B64565">
        <w:rPr>
          <w:rFonts w:hint="eastAsia"/>
        </w:rPr>
        <w:t>XML</w:t>
      </w:r>
      <w:r w:rsidRPr="00B64565">
        <w:rPr>
          <w:rFonts w:hint="eastAsia"/>
        </w:rPr>
        <w:t>数据自动转换组件的研究与应用</w:t>
      </w:r>
      <w:r>
        <w:rPr>
          <w:rFonts w:hint="eastAsia"/>
        </w:rPr>
        <w:t>.</w:t>
      </w:r>
      <w:proofErr w:type="gramStart"/>
      <w:r w:rsidRPr="00B64565">
        <w:rPr>
          <w:rFonts w:hint="eastAsia"/>
        </w:rPr>
        <w:t>白仲贵</w:t>
      </w:r>
      <w:proofErr w:type="gramEnd"/>
      <w:r>
        <w:rPr>
          <w:rFonts w:hint="eastAsia"/>
        </w:rPr>
        <w:t>.</w:t>
      </w:r>
      <w:r w:rsidRPr="00B64565">
        <w:rPr>
          <w:rFonts w:hint="eastAsia"/>
        </w:rPr>
        <w:t>西安理工大学</w:t>
      </w:r>
      <w:r>
        <w:rPr>
          <w:rFonts w:hint="eastAsia"/>
        </w:rPr>
        <w:t>.</w:t>
      </w:r>
      <w:r w:rsidRPr="00B64565">
        <w:rPr>
          <w:rFonts w:hint="eastAsia"/>
        </w:rPr>
        <w:t>2008-03-01</w:t>
      </w:r>
    </w:p>
    <w:p w:rsidR="00AF3BB5" w:rsidRDefault="00AF3BB5" w:rsidP="00AF3BB5">
      <w:pPr>
        <w:pStyle w:val="wxy"/>
        <w:ind w:leftChars="202" w:left="849" w:hangingChars="177" w:hanging="425"/>
      </w:pPr>
      <w:r w:rsidRPr="00AF3BB5">
        <w:rPr>
          <w:rFonts w:hint="eastAsia"/>
        </w:rPr>
        <w:t>面向对象数据库管理系统中的事务管理</w:t>
      </w:r>
      <w:r>
        <w:rPr>
          <w:rFonts w:hint="eastAsia"/>
        </w:rPr>
        <w:t>.</w:t>
      </w:r>
      <w:proofErr w:type="gramStart"/>
      <w:r w:rsidRPr="00AF3BB5">
        <w:rPr>
          <w:rFonts w:hint="eastAsia"/>
        </w:rPr>
        <w:t>王意洁</w:t>
      </w:r>
      <w:proofErr w:type="gramEnd"/>
      <w:r w:rsidRPr="00AF3BB5">
        <w:rPr>
          <w:rFonts w:hint="eastAsia"/>
        </w:rPr>
        <w:t xml:space="preserve">; </w:t>
      </w:r>
      <w:r w:rsidRPr="00AF3BB5">
        <w:rPr>
          <w:rFonts w:hint="eastAsia"/>
        </w:rPr>
        <w:t>王勇军</w:t>
      </w:r>
      <w:r w:rsidRPr="00AF3BB5">
        <w:rPr>
          <w:rFonts w:hint="eastAsia"/>
        </w:rPr>
        <w:t xml:space="preserve">; </w:t>
      </w:r>
      <w:r w:rsidRPr="00AF3BB5">
        <w:rPr>
          <w:rFonts w:hint="eastAsia"/>
        </w:rPr>
        <w:t>胡守仁</w:t>
      </w:r>
      <w:r>
        <w:rPr>
          <w:rFonts w:hint="eastAsia"/>
        </w:rPr>
        <w:t>.</w:t>
      </w:r>
      <w:r w:rsidRPr="00AF3BB5">
        <w:rPr>
          <w:rFonts w:hint="eastAsia"/>
        </w:rPr>
        <w:t>计算机科学</w:t>
      </w:r>
      <w:r>
        <w:rPr>
          <w:rFonts w:hint="eastAsia"/>
        </w:rPr>
        <w:t>.</w:t>
      </w:r>
      <w:r w:rsidRPr="00AF3BB5">
        <w:rPr>
          <w:rFonts w:hint="eastAsia"/>
        </w:rPr>
        <w:t>1996-06-15</w:t>
      </w:r>
      <w:r w:rsidRPr="00AF3BB5">
        <w:rPr>
          <w:rFonts w:hint="eastAsia"/>
        </w:rPr>
        <w:tab/>
      </w:r>
      <w:r w:rsidRPr="00AF3BB5">
        <w:rPr>
          <w:rFonts w:hint="eastAsia"/>
        </w:rPr>
        <w:t>期刊</w:t>
      </w:r>
    </w:p>
    <w:p w:rsidR="00FD63AA" w:rsidRDefault="000D5C9F" w:rsidP="00FD63AA">
      <w:pPr>
        <w:pStyle w:val="wxy"/>
        <w:ind w:leftChars="202" w:left="849" w:hangingChars="177" w:hanging="425"/>
      </w:pPr>
      <w:r w:rsidRPr="000D5C9F">
        <w:t xml:space="preserve">Scalable SQL and </w:t>
      </w:r>
      <w:proofErr w:type="spellStart"/>
      <w:r w:rsidRPr="000D5C9F">
        <w:t>NoSQL</w:t>
      </w:r>
      <w:proofErr w:type="spellEnd"/>
      <w:r w:rsidRPr="000D5C9F">
        <w:t xml:space="preserve"> data </w:t>
      </w:r>
      <w:proofErr w:type="gramStart"/>
      <w:r w:rsidRPr="000D5C9F">
        <w:t>stores[</w:t>
      </w:r>
      <w:proofErr w:type="gramEnd"/>
      <w:r w:rsidRPr="000D5C9F">
        <w:t xml:space="preserve">J] . Rick </w:t>
      </w:r>
      <w:proofErr w:type="spellStart"/>
      <w:r w:rsidRPr="000D5C9F">
        <w:t>Cattell</w:t>
      </w:r>
      <w:proofErr w:type="spellEnd"/>
      <w:r w:rsidRPr="000D5C9F">
        <w:t xml:space="preserve">.  ACM SIGMOD </w:t>
      </w:r>
      <w:proofErr w:type="gramStart"/>
      <w:r w:rsidRPr="000D5C9F">
        <w:t>Record .</w:t>
      </w:r>
      <w:proofErr w:type="gramEnd"/>
      <w:r w:rsidRPr="000D5C9F">
        <w:t xml:space="preserve"> 2011 (4)</w:t>
      </w:r>
    </w:p>
    <w:p w:rsidR="00FD63AA" w:rsidRDefault="00FD63AA" w:rsidP="00FD63AA">
      <w:pPr>
        <w:pStyle w:val="wxy"/>
        <w:ind w:leftChars="202" w:left="849" w:hangingChars="177" w:hanging="425"/>
      </w:pPr>
      <w:r w:rsidRPr="00FD63AA">
        <w:rPr>
          <w:rStyle w:val="aa"/>
          <w:color w:val="auto"/>
          <w:u w:val="none"/>
        </w:rPr>
        <w:t xml:space="preserve">Native Queries for Persistent Objects, </w:t>
      </w:r>
      <w:proofErr w:type="gramStart"/>
      <w:r w:rsidRPr="00FD63AA">
        <w:rPr>
          <w:rStyle w:val="aa"/>
          <w:color w:val="auto"/>
          <w:u w:val="none"/>
        </w:rPr>
        <w:t>A</w:t>
      </w:r>
      <w:proofErr w:type="gramEnd"/>
      <w:r w:rsidRPr="00FD63AA">
        <w:rPr>
          <w:rStyle w:val="aa"/>
          <w:color w:val="auto"/>
          <w:u w:val="none"/>
        </w:rPr>
        <w:t xml:space="preserve"> Design White Paper. </w:t>
      </w:r>
      <w:r w:rsidRPr="00FD63AA">
        <w:rPr>
          <w:rStyle w:val="aa"/>
          <w:rFonts w:hint="eastAsia"/>
          <w:color w:val="auto"/>
          <w:u w:val="none"/>
        </w:rPr>
        <w:t>[J].</w:t>
      </w:r>
      <w:r w:rsidRPr="00FD63AA">
        <w:rPr>
          <w:rStyle w:val="aa"/>
          <w:color w:val="auto"/>
          <w:u w:val="none"/>
        </w:rPr>
        <w:t xml:space="preserve">William R. </w:t>
      </w:r>
      <w:proofErr w:type="gramStart"/>
      <w:r w:rsidRPr="00FD63AA">
        <w:rPr>
          <w:rStyle w:val="aa"/>
          <w:color w:val="auto"/>
          <w:u w:val="none"/>
        </w:rPr>
        <w:t>Cook ,</w:t>
      </w:r>
      <w:proofErr w:type="gramEnd"/>
      <w:r w:rsidRPr="00FD63AA">
        <w:rPr>
          <w:rStyle w:val="aa"/>
          <w:color w:val="auto"/>
          <w:u w:val="none"/>
        </w:rPr>
        <w:t xml:space="preserve"> Carl Rosenberger</w:t>
      </w:r>
      <w:r w:rsidRPr="00FD63AA">
        <w:rPr>
          <w:rStyle w:val="aa"/>
          <w:rFonts w:hint="eastAsia"/>
          <w:color w:val="auto"/>
          <w:u w:val="none"/>
        </w:rPr>
        <w:t xml:space="preserve">. </w:t>
      </w:r>
      <w:r w:rsidRPr="00FD63AA">
        <w:rPr>
          <w:rStyle w:val="aa"/>
          <w:color w:val="auto"/>
          <w:u w:val="none"/>
        </w:rPr>
        <w:t xml:space="preserve">db4object </w:t>
      </w:r>
      <w:r w:rsidRPr="00FD63AA">
        <w:rPr>
          <w:rStyle w:val="aa"/>
          <w:rFonts w:hint="eastAsia"/>
          <w:color w:val="auto"/>
          <w:u w:val="none"/>
        </w:rPr>
        <w:t>,</w:t>
      </w:r>
      <w:r w:rsidRPr="00FD63AA">
        <w:rPr>
          <w:rStyle w:val="aa"/>
          <w:color w:val="auto"/>
          <w:u w:val="none"/>
        </w:rPr>
        <w:t>2005</w:t>
      </w:r>
    </w:p>
    <w:p w:rsidR="001B51BC" w:rsidRPr="001B51BC" w:rsidRDefault="001B51BC" w:rsidP="001B51BC">
      <w:pPr>
        <w:pStyle w:val="wxy"/>
        <w:ind w:leftChars="202" w:left="849" w:hangingChars="177" w:hanging="425"/>
      </w:pPr>
      <w:proofErr w:type="spellStart"/>
      <w:r>
        <w:t>NoSQL</w:t>
      </w:r>
      <w:proofErr w:type="spellEnd"/>
      <w:r>
        <w:t xml:space="preserve">- </w:t>
      </w:r>
      <w:proofErr w:type="spellStart"/>
      <w:r>
        <w:t>WikiPedia</w:t>
      </w:r>
      <w:proofErr w:type="spellEnd"/>
      <w:r>
        <w:rPr>
          <w:rFonts w:ascii="Arial" w:hAnsi="Arial" w:cs="Arial"/>
          <w:color w:val="000000"/>
          <w:sz w:val="21"/>
          <w:szCs w:val="21"/>
        </w:rPr>
        <w:t xml:space="preserve">. </w:t>
      </w:r>
      <w:hyperlink r:id="rId45" w:history="1">
        <w:r w:rsidRPr="001B51BC">
          <w:rPr>
            <w:color w:val="000000"/>
          </w:rPr>
          <w:t>https://en.wikipedia.org/wiki/NoSQL . 201</w:t>
        </w:r>
        <w:r w:rsidRPr="001B51BC">
          <w:rPr>
            <w:rFonts w:hint="eastAsia"/>
            <w:color w:val="000000"/>
          </w:rPr>
          <w:t>7</w:t>
        </w:r>
      </w:hyperlink>
    </w:p>
    <w:p w:rsidR="000D5C9F" w:rsidRDefault="001B51BC" w:rsidP="00FD63AA">
      <w:pPr>
        <w:pStyle w:val="wxy"/>
        <w:ind w:leftChars="202" w:left="849" w:hangingChars="177" w:hanging="425"/>
      </w:pPr>
      <w:r>
        <w:t xml:space="preserve">Modeling </w:t>
      </w:r>
      <w:proofErr w:type="spellStart"/>
      <w:r>
        <w:t>MongoDB</w:t>
      </w:r>
      <w:proofErr w:type="spellEnd"/>
      <w:r>
        <w:t xml:space="preserve"> with Relational Model</w:t>
      </w:r>
      <w:r>
        <w:rPr>
          <w:rFonts w:ascii="Arial" w:hAnsi="Arial" w:cs="Arial"/>
          <w:color w:val="000000"/>
          <w:sz w:val="21"/>
          <w:szCs w:val="21"/>
        </w:rPr>
        <w:t xml:space="preserve">. </w:t>
      </w:r>
      <w:proofErr w:type="spellStart"/>
      <w:r>
        <w:rPr>
          <w:rFonts w:ascii="Arial" w:hAnsi="Arial" w:cs="Arial"/>
          <w:color w:val="000000"/>
          <w:sz w:val="21"/>
          <w:szCs w:val="21"/>
        </w:rPr>
        <w:t>Gansen</w:t>
      </w:r>
      <w:proofErr w:type="spellEnd"/>
      <w:r>
        <w:rPr>
          <w:rFonts w:ascii="Arial" w:hAnsi="Arial" w:cs="Arial"/>
          <w:color w:val="000000"/>
          <w:sz w:val="21"/>
          <w:szCs w:val="21"/>
        </w:rPr>
        <w:t xml:space="preserve"> </w:t>
      </w:r>
      <w:proofErr w:type="spellStart"/>
      <w:r>
        <w:rPr>
          <w:rFonts w:ascii="Arial" w:hAnsi="Arial" w:cs="Arial"/>
          <w:color w:val="000000"/>
          <w:sz w:val="21"/>
          <w:szCs w:val="21"/>
        </w:rPr>
        <w:t>Zhao</w:t>
      </w:r>
      <w:proofErr w:type="gramStart"/>
      <w:r>
        <w:rPr>
          <w:rFonts w:ascii="Arial" w:hAnsi="Arial" w:cs="Arial"/>
          <w:color w:val="000000"/>
          <w:sz w:val="21"/>
          <w:szCs w:val="21"/>
        </w:rPr>
        <w:t>,Weichai</w:t>
      </w:r>
      <w:proofErr w:type="spellEnd"/>
      <w:proofErr w:type="gramEnd"/>
      <w:r>
        <w:rPr>
          <w:rFonts w:ascii="Arial" w:hAnsi="Arial" w:cs="Arial"/>
          <w:color w:val="000000"/>
          <w:sz w:val="21"/>
          <w:szCs w:val="21"/>
        </w:rPr>
        <w:t xml:space="preserve"> </w:t>
      </w:r>
      <w:proofErr w:type="spellStart"/>
      <w:r>
        <w:rPr>
          <w:rFonts w:ascii="Arial" w:hAnsi="Arial" w:cs="Arial"/>
          <w:color w:val="000000"/>
          <w:sz w:val="21"/>
          <w:szCs w:val="21"/>
        </w:rPr>
        <w:t>Huang,Shunlin</w:t>
      </w:r>
      <w:proofErr w:type="spellEnd"/>
      <w:r>
        <w:rPr>
          <w:rFonts w:ascii="Arial" w:hAnsi="Arial" w:cs="Arial"/>
          <w:color w:val="000000"/>
          <w:sz w:val="21"/>
          <w:szCs w:val="21"/>
        </w:rPr>
        <w:t xml:space="preserve"> </w:t>
      </w:r>
      <w:proofErr w:type="spellStart"/>
      <w:r>
        <w:rPr>
          <w:rFonts w:ascii="Arial" w:hAnsi="Arial" w:cs="Arial"/>
          <w:color w:val="000000"/>
          <w:sz w:val="21"/>
          <w:szCs w:val="21"/>
        </w:rPr>
        <w:t>Liang,Yong</w:t>
      </w:r>
      <w:proofErr w:type="spellEnd"/>
      <w:r>
        <w:rPr>
          <w:rFonts w:ascii="Arial" w:hAnsi="Arial" w:cs="Arial"/>
          <w:color w:val="000000"/>
          <w:sz w:val="21"/>
          <w:szCs w:val="21"/>
        </w:rPr>
        <w:t xml:space="preserve"> Tang. Fourth International Conference on Emerging Intelligent Data and Web Technologies (EIDWT</w:t>
      </w:r>
      <w:proofErr w:type="gramStart"/>
      <w:r>
        <w:rPr>
          <w:rFonts w:ascii="Arial" w:hAnsi="Arial" w:cs="Arial"/>
          <w:color w:val="000000"/>
          <w:sz w:val="21"/>
          <w:szCs w:val="21"/>
        </w:rPr>
        <w:t>) .</w:t>
      </w:r>
      <w:proofErr w:type="gramEnd"/>
      <w:r>
        <w:rPr>
          <w:rFonts w:ascii="Arial" w:hAnsi="Arial" w:cs="Arial"/>
          <w:color w:val="000000"/>
          <w:sz w:val="21"/>
          <w:szCs w:val="21"/>
        </w:rPr>
        <w:t xml:space="preserve"> 2013</w:t>
      </w:r>
    </w:p>
    <w:bookmarkEnd w:id="80"/>
    <w:p w:rsidR="001B51BC" w:rsidRPr="00FD63AA" w:rsidRDefault="00811249" w:rsidP="00FD63AA">
      <w:pPr>
        <w:pStyle w:val="wxy"/>
        <w:ind w:leftChars="202" w:left="849" w:hangingChars="177" w:hanging="425"/>
        <w:rPr>
          <w:rStyle w:val="aa"/>
          <w:color w:val="auto"/>
          <w:u w:val="none"/>
        </w:rPr>
      </w:pPr>
      <w:r>
        <w:rPr>
          <w:rFonts w:hint="eastAsia"/>
        </w:rPr>
        <w:t>附录：部分源程序清单</w:t>
      </w:r>
    </w:p>
    <w:sectPr w:rsidR="001B51BC" w:rsidRPr="00FD63AA" w:rsidSect="005E16C1">
      <w:footerReference w:type="default" r:id="rId46"/>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B8E" w:rsidRDefault="00321B8E">
      <w:r>
        <w:separator/>
      </w:r>
    </w:p>
  </w:endnote>
  <w:endnote w:type="continuationSeparator" w:id="0">
    <w:p w:rsidR="00321B8E" w:rsidRDefault="0032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EB1" w:rsidRDefault="00752EB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52EB1" w:rsidRDefault="00752EB1">
    <w:pPr>
      <w:pStyle w:val="a6"/>
      <w:rPr>
        <w:rStyle w:val="a7"/>
      </w:rPr>
    </w:pPr>
  </w:p>
  <w:p w:rsidR="00752EB1" w:rsidRDefault="00752EB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EB1" w:rsidRDefault="00752EB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752EB1" w:rsidRDefault="00752EB1">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EB1" w:rsidRDefault="00752EB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F2426">
      <w:rPr>
        <w:rStyle w:val="a7"/>
        <w:noProof/>
      </w:rPr>
      <w:t>25</w:t>
    </w:r>
    <w:r>
      <w:rPr>
        <w:rStyle w:val="a7"/>
      </w:rPr>
      <w:fldChar w:fldCharType="end"/>
    </w:r>
  </w:p>
  <w:p w:rsidR="00752EB1" w:rsidRDefault="00752EB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B8E" w:rsidRDefault="00321B8E">
      <w:r>
        <w:separator/>
      </w:r>
    </w:p>
  </w:footnote>
  <w:footnote w:type="continuationSeparator" w:id="0">
    <w:p w:rsidR="00321B8E" w:rsidRDefault="00321B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EB1" w:rsidRDefault="00752EB1">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54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D7"/>
    <w:rsid w:val="0008329A"/>
    <w:rsid w:val="00084E47"/>
    <w:rsid w:val="000854F4"/>
    <w:rsid w:val="00085AD4"/>
    <w:rsid w:val="00090DB4"/>
    <w:rsid w:val="000912BD"/>
    <w:rsid w:val="000B0BA7"/>
    <w:rsid w:val="000B376F"/>
    <w:rsid w:val="000B60DB"/>
    <w:rsid w:val="000C1713"/>
    <w:rsid w:val="000D2509"/>
    <w:rsid w:val="000D5C9F"/>
    <w:rsid w:val="000D6CBF"/>
    <w:rsid w:val="000E2AC1"/>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43AB"/>
    <w:rsid w:val="00146F8A"/>
    <w:rsid w:val="00156B9B"/>
    <w:rsid w:val="0016127D"/>
    <w:rsid w:val="0016483B"/>
    <w:rsid w:val="00171FB6"/>
    <w:rsid w:val="001733D6"/>
    <w:rsid w:val="00180152"/>
    <w:rsid w:val="0018037B"/>
    <w:rsid w:val="00183458"/>
    <w:rsid w:val="00186118"/>
    <w:rsid w:val="00193361"/>
    <w:rsid w:val="001A3BB1"/>
    <w:rsid w:val="001A7EC5"/>
    <w:rsid w:val="001B12F9"/>
    <w:rsid w:val="001B1541"/>
    <w:rsid w:val="001B15D7"/>
    <w:rsid w:val="001B4818"/>
    <w:rsid w:val="001B51BC"/>
    <w:rsid w:val="001C0EF2"/>
    <w:rsid w:val="001C2BBD"/>
    <w:rsid w:val="001C2ECD"/>
    <w:rsid w:val="001C50EB"/>
    <w:rsid w:val="001C7B0D"/>
    <w:rsid w:val="001D0F68"/>
    <w:rsid w:val="001D272B"/>
    <w:rsid w:val="001D4C82"/>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1D"/>
    <w:rsid w:val="00232BF7"/>
    <w:rsid w:val="00235D01"/>
    <w:rsid w:val="002373A6"/>
    <w:rsid w:val="00241064"/>
    <w:rsid w:val="00262B43"/>
    <w:rsid w:val="00262D7F"/>
    <w:rsid w:val="0026546A"/>
    <w:rsid w:val="00265B38"/>
    <w:rsid w:val="002669CA"/>
    <w:rsid w:val="00267032"/>
    <w:rsid w:val="00274B22"/>
    <w:rsid w:val="00275C5A"/>
    <w:rsid w:val="002761D5"/>
    <w:rsid w:val="00277071"/>
    <w:rsid w:val="002819E3"/>
    <w:rsid w:val="00284E34"/>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F2858"/>
    <w:rsid w:val="003137BD"/>
    <w:rsid w:val="00314AFF"/>
    <w:rsid w:val="00316D2B"/>
    <w:rsid w:val="00320DEE"/>
    <w:rsid w:val="00320E4A"/>
    <w:rsid w:val="00321820"/>
    <w:rsid w:val="00321B8E"/>
    <w:rsid w:val="00330EEE"/>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A5347"/>
    <w:rsid w:val="003B5C3A"/>
    <w:rsid w:val="003B7710"/>
    <w:rsid w:val="003C43A3"/>
    <w:rsid w:val="003C4FC3"/>
    <w:rsid w:val="003C511D"/>
    <w:rsid w:val="003D567B"/>
    <w:rsid w:val="003D6261"/>
    <w:rsid w:val="003D7195"/>
    <w:rsid w:val="003D75FD"/>
    <w:rsid w:val="003E55B4"/>
    <w:rsid w:val="003E7D41"/>
    <w:rsid w:val="003F0AA8"/>
    <w:rsid w:val="003F34C5"/>
    <w:rsid w:val="003F5A2C"/>
    <w:rsid w:val="003F700A"/>
    <w:rsid w:val="0040753D"/>
    <w:rsid w:val="0040796D"/>
    <w:rsid w:val="00417337"/>
    <w:rsid w:val="004224B3"/>
    <w:rsid w:val="00422E8E"/>
    <w:rsid w:val="00423AB9"/>
    <w:rsid w:val="00427396"/>
    <w:rsid w:val="00430049"/>
    <w:rsid w:val="004311D8"/>
    <w:rsid w:val="00431A36"/>
    <w:rsid w:val="00436C82"/>
    <w:rsid w:val="00444073"/>
    <w:rsid w:val="0045647F"/>
    <w:rsid w:val="00457F3F"/>
    <w:rsid w:val="00460F1B"/>
    <w:rsid w:val="00461D29"/>
    <w:rsid w:val="00466D01"/>
    <w:rsid w:val="00467B29"/>
    <w:rsid w:val="004726EF"/>
    <w:rsid w:val="00483A46"/>
    <w:rsid w:val="00484563"/>
    <w:rsid w:val="0048488C"/>
    <w:rsid w:val="00492021"/>
    <w:rsid w:val="0049271F"/>
    <w:rsid w:val="00493D1A"/>
    <w:rsid w:val="00494E2E"/>
    <w:rsid w:val="004951C6"/>
    <w:rsid w:val="004A40CA"/>
    <w:rsid w:val="004A4502"/>
    <w:rsid w:val="004B39D0"/>
    <w:rsid w:val="004B3B53"/>
    <w:rsid w:val="004C2D45"/>
    <w:rsid w:val="004C365C"/>
    <w:rsid w:val="004C3E31"/>
    <w:rsid w:val="004C5A61"/>
    <w:rsid w:val="004E2EFB"/>
    <w:rsid w:val="004E5CB3"/>
    <w:rsid w:val="004E6480"/>
    <w:rsid w:val="0050591F"/>
    <w:rsid w:val="0051052E"/>
    <w:rsid w:val="005161E4"/>
    <w:rsid w:val="00516BF2"/>
    <w:rsid w:val="00516D06"/>
    <w:rsid w:val="00517E60"/>
    <w:rsid w:val="00527DB0"/>
    <w:rsid w:val="00531C9C"/>
    <w:rsid w:val="00532B1C"/>
    <w:rsid w:val="00533D7A"/>
    <w:rsid w:val="00536A61"/>
    <w:rsid w:val="005413E4"/>
    <w:rsid w:val="00550DC3"/>
    <w:rsid w:val="005533DE"/>
    <w:rsid w:val="00553A79"/>
    <w:rsid w:val="005556F5"/>
    <w:rsid w:val="00555FD5"/>
    <w:rsid w:val="00556E82"/>
    <w:rsid w:val="00564FDF"/>
    <w:rsid w:val="00564FE0"/>
    <w:rsid w:val="00570C5F"/>
    <w:rsid w:val="00577A00"/>
    <w:rsid w:val="00580334"/>
    <w:rsid w:val="00582473"/>
    <w:rsid w:val="00582B76"/>
    <w:rsid w:val="00582C2D"/>
    <w:rsid w:val="00592E8A"/>
    <w:rsid w:val="005B1A70"/>
    <w:rsid w:val="005B2E00"/>
    <w:rsid w:val="005C21EC"/>
    <w:rsid w:val="005C2FBF"/>
    <w:rsid w:val="005C3BC6"/>
    <w:rsid w:val="005C4042"/>
    <w:rsid w:val="005C6481"/>
    <w:rsid w:val="005E16C1"/>
    <w:rsid w:val="005E2742"/>
    <w:rsid w:val="005F014F"/>
    <w:rsid w:val="005F2426"/>
    <w:rsid w:val="005F5B6D"/>
    <w:rsid w:val="005F6A34"/>
    <w:rsid w:val="005F6D22"/>
    <w:rsid w:val="00602717"/>
    <w:rsid w:val="00603737"/>
    <w:rsid w:val="006167D0"/>
    <w:rsid w:val="0062460C"/>
    <w:rsid w:val="00625E6D"/>
    <w:rsid w:val="00633822"/>
    <w:rsid w:val="00633C38"/>
    <w:rsid w:val="00635B46"/>
    <w:rsid w:val="006366AC"/>
    <w:rsid w:val="006452D2"/>
    <w:rsid w:val="00652DD1"/>
    <w:rsid w:val="006532D9"/>
    <w:rsid w:val="00664F47"/>
    <w:rsid w:val="00667BD1"/>
    <w:rsid w:val="006709CE"/>
    <w:rsid w:val="00675AC3"/>
    <w:rsid w:val="0067601F"/>
    <w:rsid w:val="00681280"/>
    <w:rsid w:val="0069527E"/>
    <w:rsid w:val="006A3D63"/>
    <w:rsid w:val="006A4084"/>
    <w:rsid w:val="006B17D9"/>
    <w:rsid w:val="006B3679"/>
    <w:rsid w:val="006C2F33"/>
    <w:rsid w:val="006C6BDE"/>
    <w:rsid w:val="006D2F88"/>
    <w:rsid w:val="006D325B"/>
    <w:rsid w:val="006D4668"/>
    <w:rsid w:val="006D703E"/>
    <w:rsid w:val="006E0488"/>
    <w:rsid w:val="006E1F9A"/>
    <w:rsid w:val="006E317F"/>
    <w:rsid w:val="006E6302"/>
    <w:rsid w:val="006E7EAB"/>
    <w:rsid w:val="006F4CB0"/>
    <w:rsid w:val="006F60CD"/>
    <w:rsid w:val="006F7BCF"/>
    <w:rsid w:val="007038A0"/>
    <w:rsid w:val="007057DA"/>
    <w:rsid w:val="007079FB"/>
    <w:rsid w:val="00722BAF"/>
    <w:rsid w:val="0072530D"/>
    <w:rsid w:val="00726A84"/>
    <w:rsid w:val="007307A0"/>
    <w:rsid w:val="00736A4C"/>
    <w:rsid w:val="00742230"/>
    <w:rsid w:val="007479B4"/>
    <w:rsid w:val="0075078B"/>
    <w:rsid w:val="00750B23"/>
    <w:rsid w:val="007515F2"/>
    <w:rsid w:val="00752EB1"/>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E0D67"/>
    <w:rsid w:val="007E32D1"/>
    <w:rsid w:val="007F38DA"/>
    <w:rsid w:val="007F4052"/>
    <w:rsid w:val="007F61FE"/>
    <w:rsid w:val="007F71D9"/>
    <w:rsid w:val="00801D4C"/>
    <w:rsid w:val="00805883"/>
    <w:rsid w:val="0080630B"/>
    <w:rsid w:val="00811249"/>
    <w:rsid w:val="00812605"/>
    <w:rsid w:val="00812EB9"/>
    <w:rsid w:val="00814763"/>
    <w:rsid w:val="008165DE"/>
    <w:rsid w:val="00817944"/>
    <w:rsid w:val="00820B95"/>
    <w:rsid w:val="008359B9"/>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352A4"/>
    <w:rsid w:val="00944559"/>
    <w:rsid w:val="00944BC2"/>
    <w:rsid w:val="009503D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6E8"/>
    <w:rsid w:val="009A37ED"/>
    <w:rsid w:val="009A3EFA"/>
    <w:rsid w:val="009A5286"/>
    <w:rsid w:val="009A7FCC"/>
    <w:rsid w:val="009B24A9"/>
    <w:rsid w:val="009B3B88"/>
    <w:rsid w:val="009C294F"/>
    <w:rsid w:val="009C449D"/>
    <w:rsid w:val="009C467C"/>
    <w:rsid w:val="009C780C"/>
    <w:rsid w:val="009E4D18"/>
    <w:rsid w:val="009E6A92"/>
    <w:rsid w:val="009E6D37"/>
    <w:rsid w:val="009F0233"/>
    <w:rsid w:val="009F0F23"/>
    <w:rsid w:val="009F3868"/>
    <w:rsid w:val="009F3A0F"/>
    <w:rsid w:val="009F40FA"/>
    <w:rsid w:val="00A03B2E"/>
    <w:rsid w:val="00A03CF8"/>
    <w:rsid w:val="00A03DB6"/>
    <w:rsid w:val="00A0610E"/>
    <w:rsid w:val="00A0615F"/>
    <w:rsid w:val="00A120C5"/>
    <w:rsid w:val="00A12AE8"/>
    <w:rsid w:val="00A137AD"/>
    <w:rsid w:val="00A142FF"/>
    <w:rsid w:val="00A143D9"/>
    <w:rsid w:val="00A20E3C"/>
    <w:rsid w:val="00A23425"/>
    <w:rsid w:val="00A2559F"/>
    <w:rsid w:val="00A259E9"/>
    <w:rsid w:val="00A323BD"/>
    <w:rsid w:val="00A324BD"/>
    <w:rsid w:val="00A372D2"/>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0E8"/>
    <w:rsid w:val="00AA285D"/>
    <w:rsid w:val="00AA733B"/>
    <w:rsid w:val="00AB2126"/>
    <w:rsid w:val="00AB4508"/>
    <w:rsid w:val="00AC3514"/>
    <w:rsid w:val="00AD16AD"/>
    <w:rsid w:val="00AD20CB"/>
    <w:rsid w:val="00AD4196"/>
    <w:rsid w:val="00AE0723"/>
    <w:rsid w:val="00AE4EC8"/>
    <w:rsid w:val="00AE50F1"/>
    <w:rsid w:val="00AF0BD8"/>
    <w:rsid w:val="00AF15EE"/>
    <w:rsid w:val="00AF25F5"/>
    <w:rsid w:val="00AF3436"/>
    <w:rsid w:val="00AF3BB4"/>
    <w:rsid w:val="00AF3BB5"/>
    <w:rsid w:val="00B00163"/>
    <w:rsid w:val="00B020D0"/>
    <w:rsid w:val="00B022ED"/>
    <w:rsid w:val="00B027C4"/>
    <w:rsid w:val="00B061A0"/>
    <w:rsid w:val="00B075EC"/>
    <w:rsid w:val="00B13B56"/>
    <w:rsid w:val="00B151A0"/>
    <w:rsid w:val="00B207C4"/>
    <w:rsid w:val="00B26016"/>
    <w:rsid w:val="00B26BA3"/>
    <w:rsid w:val="00B36A08"/>
    <w:rsid w:val="00B41994"/>
    <w:rsid w:val="00B4348C"/>
    <w:rsid w:val="00B50843"/>
    <w:rsid w:val="00B57709"/>
    <w:rsid w:val="00B64565"/>
    <w:rsid w:val="00B71118"/>
    <w:rsid w:val="00B95805"/>
    <w:rsid w:val="00BA4D08"/>
    <w:rsid w:val="00BB003A"/>
    <w:rsid w:val="00BB12FD"/>
    <w:rsid w:val="00BB2B43"/>
    <w:rsid w:val="00BB36B0"/>
    <w:rsid w:val="00BB3E8F"/>
    <w:rsid w:val="00BC0E61"/>
    <w:rsid w:val="00BC25CF"/>
    <w:rsid w:val="00BD02D8"/>
    <w:rsid w:val="00BD1006"/>
    <w:rsid w:val="00BE0622"/>
    <w:rsid w:val="00BE1AF8"/>
    <w:rsid w:val="00BE3C97"/>
    <w:rsid w:val="00BE46FF"/>
    <w:rsid w:val="00BE5271"/>
    <w:rsid w:val="00BF11B0"/>
    <w:rsid w:val="00BF1A82"/>
    <w:rsid w:val="00C01C19"/>
    <w:rsid w:val="00C01F3E"/>
    <w:rsid w:val="00C024F5"/>
    <w:rsid w:val="00C04331"/>
    <w:rsid w:val="00C0637F"/>
    <w:rsid w:val="00C110E1"/>
    <w:rsid w:val="00C122C5"/>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1C7B"/>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94EB2"/>
    <w:rsid w:val="00CA01D5"/>
    <w:rsid w:val="00CA3B02"/>
    <w:rsid w:val="00CA401B"/>
    <w:rsid w:val="00CA7063"/>
    <w:rsid w:val="00CB590E"/>
    <w:rsid w:val="00CC63C9"/>
    <w:rsid w:val="00CD4B27"/>
    <w:rsid w:val="00CE0DD7"/>
    <w:rsid w:val="00CE1D93"/>
    <w:rsid w:val="00CE61A7"/>
    <w:rsid w:val="00CF0E47"/>
    <w:rsid w:val="00CF6091"/>
    <w:rsid w:val="00CF60EB"/>
    <w:rsid w:val="00D0125D"/>
    <w:rsid w:val="00D03717"/>
    <w:rsid w:val="00D056B9"/>
    <w:rsid w:val="00D07D42"/>
    <w:rsid w:val="00D10B13"/>
    <w:rsid w:val="00D15B78"/>
    <w:rsid w:val="00D16CB3"/>
    <w:rsid w:val="00D170B6"/>
    <w:rsid w:val="00D22A3A"/>
    <w:rsid w:val="00D25DC3"/>
    <w:rsid w:val="00D34D9D"/>
    <w:rsid w:val="00D3575A"/>
    <w:rsid w:val="00D53F4A"/>
    <w:rsid w:val="00D54EBC"/>
    <w:rsid w:val="00D5675F"/>
    <w:rsid w:val="00D63E92"/>
    <w:rsid w:val="00D64600"/>
    <w:rsid w:val="00D70CBB"/>
    <w:rsid w:val="00D73284"/>
    <w:rsid w:val="00D73292"/>
    <w:rsid w:val="00D7341E"/>
    <w:rsid w:val="00D739F2"/>
    <w:rsid w:val="00D764D7"/>
    <w:rsid w:val="00D767A2"/>
    <w:rsid w:val="00D76D16"/>
    <w:rsid w:val="00D841A7"/>
    <w:rsid w:val="00D85320"/>
    <w:rsid w:val="00D8547C"/>
    <w:rsid w:val="00D86AC2"/>
    <w:rsid w:val="00D91507"/>
    <w:rsid w:val="00D92F1D"/>
    <w:rsid w:val="00DA0BEA"/>
    <w:rsid w:val="00DA15A8"/>
    <w:rsid w:val="00DA26B0"/>
    <w:rsid w:val="00DA3A74"/>
    <w:rsid w:val="00DA7725"/>
    <w:rsid w:val="00DC09EE"/>
    <w:rsid w:val="00DC19D4"/>
    <w:rsid w:val="00DC1A63"/>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27E"/>
    <w:rsid w:val="00E15DE2"/>
    <w:rsid w:val="00E15F20"/>
    <w:rsid w:val="00E165A0"/>
    <w:rsid w:val="00E3131B"/>
    <w:rsid w:val="00E34A5A"/>
    <w:rsid w:val="00E47257"/>
    <w:rsid w:val="00E51385"/>
    <w:rsid w:val="00E63063"/>
    <w:rsid w:val="00E63148"/>
    <w:rsid w:val="00E725AF"/>
    <w:rsid w:val="00E75B9B"/>
    <w:rsid w:val="00E77271"/>
    <w:rsid w:val="00E816E8"/>
    <w:rsid w:val="00E82175"/>
    <w:rsid w:val="00E872B7"/>
    <w:rsid w:val="00E87AD2"/>
    <w:rsid w:val="00E914F9"/>
    <w:rsid w:val="00E9346A"/>
    <w:rsid w:val="00E94307"/>
    <w:rsid w:val="00EA31A3"/>
    <w:rsid w:val="00EA69DE"/>
    <w:rsid w:val="00EA73AF"/>
    <w:rsid w:val="00EB043F"/>
    <w:rsid w:val="00EB11E9"/>
    <w:rsid w:val="00EB1B2C"/>
    <w:rsid w:val="00EB3DB4"/>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09F7"/>
    <w:rsid w:val="00F13091"/>
    <w:rsid w:val="00F16C8F"/>
    <w:rsid w:val="00F21195"/>
    <w:rsid w:val="00F34E30"/>
    <w:rsid w:val="00F35790"/>
    <w:rsid w:val="00F358C8"/>
    <w:rsid w:val="00F363AB"/>
    <w:rsid w:val="00F415CB"/>
    <w:rsid w:val="00F46BA6"/>
    <w:rsid w:val="00F47520"/>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63AA"/>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33144135">
      <w:bodyDiv w:val="1"/>
      <w:marLeft w:val="0"/>
      <w:marRight w:val="0"/>
      <w:marTop w:val="0"/>
      <w:marBottom w:val="0"/>
      <w:divBdr>
        <w:top w:val="none" w:sz="0" w:space="0" w:color="auto"/>
        <w:left w:val="none" w:sz="0" w:space="0" w:color="auto"/>
        <w:bottom w:val="none" w:sz="0" w:space="0" w:color="auto"/>
        <w:right w:val="none" w:sz="0" w:space="0" w:color="auto"/>
      </w:divBdr>
    </w:div>
    <w:div w:id="373117188">
      <w:bodyDiv w:val="1"/>
      <w:marLeft w:val="0"/>
      <w:marRight w:val="0"/>
      <w:marTop w:val="0"/>
      <w:marBottom w:val="0"/>
      <w:divBdr>
        <w:top w:val="none" w:sz="0" w:space="0" w:color="auto"/>
        <w:left w:val="none" w:sz="0" w:space="0" w:color="auto"/>
        <w:bottom w:val="none" w:sz="0" w:space="0" w:color="auto"/>
        <w:right w:val="none" w:sz="0" w:space="0" w:color="auto"/>
      </w:divBdr>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674458203">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22749320">
      <w:bodyDiv w:val="1"/>
      <w:marLeft w:val="0"/>
      <w:marRight w:val="0"/>
      <w:marTop w:val="0"/>
      <w:marBottom w:val="0"/>
      <w:divBdr>
        <w:top w:val="none" w:sz="0" w:space="0" w:color="auto"/>
        <w:left w:val="none" w:sz="0" w:space="0" w:color="auto"/>
        <w:bottom w:val="none" w:sz="0" w:space="0" w:color="auto"/>
        <w:right w:val="none" w:sz="0" w:space="0" w:color="auto"/>
      </w:divBdr>
      <w:divsChild>
        <w:div w:id="999190770">
          <w:marLeft w:val="0"/>
          <w:marRight w:val="0"/>
          <w:marTop w:val="0"/>
          <w:marBottom w:val="0"/>
          <w:divBdr>
            <w:top w:val="none" w:sz="0" w:space="0" w:color="auto"/>
            <w:left w:val="none" w:sz="0" w:space="0" w:color="auto"/>
            <w:bottom w:val="none" w:sz="0" w:space="0" w:color="auto"/>
            <w:right w:val="none" w:sz="0" w:space="0" w:color="auto"/>
          </w:divBdr>
          <w:divsChild>
            <w:div w:id="19573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978874167">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092051751">
      <w:bodyDiv w:val="1"/>
      <w:marLeft w:val="0"/>
      <w:marRight w:val="0"/>
      <w:marTop w:val="0"/>
      <w:marBottom w:val="0"/>
      <w:divBdr>
        <w:top w:val="none" w:sz="0" w:space="0" w:color="auto"/>
        <w:left w:val="none" w:sz="0" w:space="0" w:color="auto"/>
        <w:bottom w:val="none" w:sz="0" w:space="0" w:color="auto"/>
        <w:right w:val="none" w:sz="0" w:space="0" w:color="auto"/>
      </w:divBdr>
      <w:divsChild>
        <w:div w:id="1538738723">
          <w:marLeft w:val="0"/>
          <w:marRight w:val="0"/>
          <w:marTop w:val="0"/>
          <w:marBottom w:val="0"/>
          <w:divBdr>
            <w:top w:val="none" w:sz="0" w:space="6" w:color="auto"/>
            <w:left w:val="single" w:sz="6" w:space="6" w:color="CCCCCC"/>
            <w:bottom w:val="none" w:sz="0" w:space="6" w:color="auto"/>
            <w:right w:val="none" w:sz="0" w:space="9" w:color="auto"/>
          </w:divBdr>
        </w:div>
        <w:div w:id="467282949">
          <w:marLeft w:val="270"/>
          <w:marRight w:val="270"/>
          <w:marTop w:val="0"/>
          <w:marBottom w:val="0"/>
          <w:divBdr>
            <w:top w:val="single" w:sz="6" w:space="0" w:color="CCCCCC"/>
            <w:left w:val="single" w:sz="6" w:space="0" w:color="CCCCCC"/>
            <w:bottom w:val="single" w:sz="6" w:space="0" w:color="CCCCCC"/>
            <w:right w:val="single" w:sz="6" w:space="0" w:color="CCCCCC"/>
          </w:divBdr>
        </w:div>
        <w:div w:id="1616669185">
          <w:marLeft w:val="0"/>
          <w:marRight w:val="0"/>
          <w:marTop w:val="0"/>
          <w:marBottom w:val="0"/>
          <w:divBdr>
            <w:top w:val="none" w:sz="0" w:space="0" w:color="auto"/>
            <w:left w:val="none" w:sz="0" w:space="0" w:color="auto"/>
            <w:bottom w:val="none" w:sz="0" w:space="0" w:color="auto"/>
            <w:right w:val="none" w:sz="0" w:space="0" w:color="auto"/>
          </w:divBdr>
          <w:divsChild>
            <w:div w:id="1073352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0826227">
      <w:bodyDiv w:val="1"/>
      <w:marLeft w:val="0"/>
      <w:marRight w:val="0"/>
      <w:marTop w:val="0"/>
      <w:marBottom w:val="0"/>
      <w:divBdr>
        <w:top w:val="none" w:sz="0" w:space="0" w:color="auto"/>
        <w:left w:val="none" w:sz="0" w:space="0" w:color="auto"/>
        <w:bottom w:val="none" w:sz="0" w:space="0" w:color="auto"/>
        <w:right w:val="none" w:sz="0" w:space="0" w:color="auto"/>
      </w:divBdr>
    </w:div>
    <w:div w:id="1224369578">
      <w:bodyDiv w:val="1"/>
      <w:marLeft w:val="0"/>
      <w:marRight w:val="0"/>
      <w:marTop w:val="0"/>
      <w:marBottom w:val="0"/>
      <w:divBdr>
        <w:top w:val="none" w:sz="0" w:space="0" w:color="auto"/>
        <w:left w:val="none" w:sz="0" w:space="0" w:color="auto"/>
        <w:bottom w:val="none" w:sz="0" w:space="0" w:color="auto"/>
        <w:right w:val="none" w:sz="0" w:space="0" w:color="auto"/>
      </w:divBdr>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iki.github.com/tinkerpop/gremlin/linkeddata-sail" TargetMode="External"/><Relationship Id="rId38" Type="http://schemas.openxmlformats.org/officeDocument/2006/relationships/image" Target="media/image2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ink.zhihu.com/?target=https%3A//wiki.postgresql.org/wiki/Foreign_data_wrappers" TargetMode="External"/><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code.google.com/p/pygr/"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en.wikipedia.org/wiki/NoSQL%20.%202017"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components.neo4j.org/neo4j.py/"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blog.neo4j.org/2009/09/social-networks-in-database-using-graph.html" TargetMode="External"/><Relationship Id="rId44" Type="http://schemas.openxmlformats.org/officeDocument/2006/relationships/image" Target="media/image26.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en.wikipedia.org/wiki/Semantic_Web" TargetMode="External"/><Relationship Id="rId35" Type="http://schemas.openxmlformats.org/officeDocument/2006/relationships/hyperlink" Target="http://www.neo4j.org/" TargetMode="External"/><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3AD51-EF4A-4CC3-8D95-803701E72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1</Pages>
  <Words>4779</Words>
  <Characters>27241</Characters>
  <Application>Microsoft Office Word</Application>
  <DocSecurity>0</DocSecurity>
  <Lines>227</Lines>
  <Paragraphs>63</Paragraphs>
  <ScaleCrop>false</ScaleCrop>
  <Company>ls</Company>
  <LinksUpToDate>false</LinksUpToDate>
  <CharactersWithSpaces>31957</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189</cp:revision>
  <cp:lastPrinted>2006-02-27T06:24:00Z</cp:lastPrinted>
  <dcterms:created xsi:type="dcterms:W3CDTF">2018-05-04T03:15:00Z</dcterms:created>
  <dcterms:modified xsi:type="dcterms:W3CDTF">2018-06-04T09:49:00Z</dcterms:modified>
</cp:coreProperties>
</file>